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52F6" w14:textId="77777777" w:rsidR="00AA5510" w:rsidRDefault="00AA5510" w:rsidP="00AA5510">
      <w:r w:rsidRPr="00432F07">
        <w:t xml:space="preserve">Occurrence and Associative Value of </w:t>
      </w:r>
      <w:proofErr w:type="spellStart"/>
      <w:r w:rsidRPr="00432F07">
        <w:t>NonIdentifiable</w:t>
      </w:r>
      <w:proofErr w:type="spellEnd"/>
      <w:r w:rsidRPr="00432F07">
        <w:t xml:space="preserve"> Fingermarks on Unfired Ammunition in Handguns</w:t>
      </w:r>
    </w:p>
    <w:p w14:paraId="08F17260" w14:textId="77777777" w:rsidR="00AA5510" w:rsidRDefault="00AA5510" w:rsidP="00AA5510"/>
    <w:p w14:paraId="31BD7989" w14:textId="77777777" w:rsidR="00AA5510" w:rsidRDefault="00AA5510" w:rsidP="00AA5510"/>
    <w:p w14:paraId="4CEC3A23" w14:textId="77777777" w:rsidR="00AA5510" w:rsidRPr="00486A61" w:rsidRDefault="00AA5510" w:rsidP="00AA5510">
      <w:pPr>
        <w:rPr>
          <w:bCs/>
        </w:rPr>
      </w:pPr>
      <w:r>
        <w:rPr>
          <w:bCs/>
        </w:rPr>
        <w:t xml:space="preserve">David A. </w:t>
      </w:r>
      <w:proofErr w:type="spellStart"/>
      <w:proofErr w:type="gramStart"/>
      <w:r>
        <w:rPr>
          <w:bCs/>
        </w:rPr>
        <w:t>Stoney,</w:t>
      </w:r>
      <w:r w:rsidRPr="00A6736F">
        <w:rPr>
          <w:bCs/>
          <w:vertAlign w:val="superscript"/>
        </w:rPr>
        <w:t>a</w:t>
      </w:r>
      <w:proofErr w:type="spellEnd"/>
      <w:proofErr w:type="gramEnd"/>
      <w:r>
        <w:rPr>
          <w:bCs/>
        </w:rPr>
        <w:t xml:space="preserve"> Marco De </w:t>
      </w:r>
      <w:proofErr w:type="spellStart"/>
      <w:proofErr w:type="gramStart"/>
      <w:r>
        <w:rPr>
          <w:bCs/>
        </w:rPr>
        <w:t>Donno,</w:t>
      </w:r>
      <w:r>
        <w:rPr>
          <w:bCs/>
          <w:vertAlign w:val="superscript"/>
        </w:rPr>
        <w:t>b</w:t>
      </w:r>
      <w:proofErr w:type="spellEnd"/>
      <w:proofErr w:type="gramEnd"/>
      <w:r>
        <w:rPr>
          <w:bCs/>
          <w:vertAlign w:val="superscript"/>
        </w:rPr>
        <w:t xml:space="preserve">  </w:t>
      </w:r>
      <w:r>
        <w:rPr>
          <w:bCs/>
        </w:rPr>
        <w:t xml:space="preserve">Christophe </w:t>
      </w:r>
      <w:proofErr w:type="spellStart"/>
      <w:proofErr w:type="gramStart"/>
      <w:r>
        <w:rPr>
          <w:bCs/>
        </w:rPr>
        <w:t>Champod,</w:t>
      </w:r>
      <w:r w:rsidRPr="00221B21">
        <w:rPr>
          <w:bCs/>
          <w:vertAlign w:val="superscript"/>
        </w:rPr>
        <w:t>b</w:t>
      </w:r>
      <w:proofErr w:type="spellEnd"/>
      <w:proofErr w:type="gramEnd"/>
      <w:r>
        <w:rPr>
          <w:bCs/>
        </w:rPr>
        <w:t xml:space="preserve"> Pat A. </w:t>
      </w:r>
      <w:proofErr w:type="spellStart"/>
      <w:proofErr w:type="gramStart"/>
      <w:r>
        <w:rPr>
          <w:bCs/>
        </w:rPr>
        <w:t>Wertheim,</w:t>
      </w:r>
      <w:r>
        <w:rPr>
          <w:bCs/>
          <w:vertAlign w:val="superscript"/>
        </w:rPr>
        <w:t>c</w:t>
      </w:r>
      <w:proofErr w:type="spellEnd"/>
      <w:proofErr w:type="gramEnd"/>
      <w:r>
        <w:rPr>
          <w:bCs/>
          <w:vertAlign w:val="superscript"/>
        </w:rPr>
        <w:t xml:space="preserve"> </w:t>
      </w:r>
      <w:r>
        <w:rPr>
          <w:bCs/>
        </w:rPr>
        <w:t xml:space="preserve">Maria </w:t>
      </w:r>
      <w:proofErr w:type="spellStart"/>
      <w:r>
        <w:rPr>
          <w:bCs/>
        </w:rPr>
        <w:t>Cuellar</w:t>
      </w:r>
      <w:r>
        <w:rPr>
          <w:bCs/>
          <w:vertAlign w:val="superscript"/>
        </w:rPr>
        <w:t>d</w:t>
      </w:r>
      <w:proofErr w:type="spellEnd"/>
      <w:r>
        <w:rPr>
          <w:bCs/>
          <w:vertAlign w:val="superscript"/>
        </w:rPr>
        <w:t xml:space="preserve"> </w:t>
      </w:r>
      <w:r>
        <w:rPr>
          <w:bCs/>
        </w:rPr>
        <w:t xml:space="preserve">and Paul L. </w:t>
      </w:r>
      <w:proofErr w:type="spellStart"/>
      <w:r>
        <w:rPr>
          <w:bCs/>
        </w:rPr>
        <w:t>Stoney</w:t>
      </w:r>
      <w:r w:rsidRPr="00A6736F">
        <w:rPr>
          <w:bCs/>
          <w:vertAlign w:val="superscript"/>
        </w:rPr>
        <w:t>a</w:t>
      </w:r>
      <w:proofErr w:type="spellEnd"/>
      <w:r>
        <w:rPr>
          <w:bCs/>
          <w:vertAlign w:val="superscript"/>
        </w:rPr>
        <w:t xml:space="preserve"> </w:t>
      </w:r>
    </w:p>
    <w:p w14:paraId="1D7F217D" w14:textId="77777777" w:rsidR="00AA5510" w:rsidRDefault="00AA5510" w:rsidP="00AA5510">
      <w:pPr>
        <w:rPr>
          <w:bCs/>
        </w:rPr>
      </w:pPr>
    </w:p>
    <w:p w14:paraId="31348AE8"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47C1BF98" w14:textId="77777777" w:rsidR="00AA5510" w:rsidRDefault="00AA5510" w:rsidP="00AA5510">
      <w:pPr>
        <w:rPr>
          <w:bCs/>
        </w:rPr>
      </w:pPr>
      <w:r w:rsidRPr="008C39C5">
        <w:rPr>
          <w:bCs/>
        </w:rPr>
        <w:t>14101-G Willard R</w:t>
      </w:r>
      <w:r>
        <w:rPr>
          <w:bCs/>
        </w:rPr>
        <w:t>oa</w:t>
      </w:r>
      <w:r w:rsidRPr="008C39C5">
        <w:rPr>
          <w:bCs/>
        </w:rPr>
        <w:t>d</w:t>
      </w:r>
    </w:p>
    <w:p w14:paraId="6EE017D6" w14:textId="77777777" w:rsidR="00AA5510" w:rsidRDefault="00AA5510" w:rsidP="00AA5510">
      <w:pPr>
        <w:rPr>
          <w:bCs/>
        </w:rPr>
      </w:pPr>
      <w:r w:rsidRPr="008C39C5">
        <w:rPr>
          <w:bCs/>
        </w:rPr>
        <w:t>Chantilly, VA 20151</w:t>
      </w:r>
      <w:r>
        <w:rPr>
          <w:bCs/>
        </w:rPr>
        <w:t>-2934 USA</w:t>
      </w:r>
    </w:p>
    <w:p w14:paraId="25FF62FB"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518502C9" w14:textId="77777777" w:rsidR="00AA5510" w:rsidRDefault="00AA5510" w:rsidP="00AA5510">
      <w:pPr>
        <w:rPr>
          <w:bCs/>
        </w:rPr>
      </w:pPr>
    </w:p>
    <w:p w14:paraId="76C8BD6C"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 xml:space="preserve">Faculty of Law, Criminal Justice and Public Administration, </w:t>
      </w:r>
      <w:proofErr w:type="spellStart"/>
      <w:r w:rsidRPr="00D4073E">
        <w:rPr>
          <w:bCs/>
        </w:rPr>
        <w:t>Batochime</w:t>
      </w:r>
      <w:proofErr w:type="spellEnd"/>
      <w:r w:rsidRPr="00D4073E">
        <w:rPr>
          <w:bCs/>
        </w:rPr>
        <w:t>, Quarter Sorge, CH-1015 Lausanne-</w:t>
      </w:r>
      <w:proofErr w:type="spellStart"/>
      <w:r w:rsidRPr="00D4073E">
        <w:rPr>
          <w:bCs/>
        </w:rPr>
        <w:t>Dorigny</w:t>
      </w:r>
      <w:proofErr w:type="spellEnd"/>
      <w:r w:rsidRPr="00D4073E">
        <w:rPr>
          <w:bCs/>
        </w:rPr>
        <w:t>, Switzerland</w:t>
      </w:r>
      <w:r w:rsidRPr="00D4073E">
        <w:rPr>
          <w:bCs/>
          <w:vertAlign w:val="superscript"/>
        </w:rPr>
        <w:t xml:space="preserve"> </w:t>
      </w:r>
    </w:p>
    <w:p w14:paraId="0E17C15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4061BA44" w14:textId="77777777" w:rsidR="00AA5510" w:rsidRPr="00221B21" w:rsidRDefault="00AA5510" w:rsidP="00AA5510">
      <w:pPr>
        <w:rPr>
          <w:b/>
          <w:bCs/>
        </w:rPr>
      </w:pPr>
    </w:p>
    <w:p w14:paraId="0033A65D" w14:textId="77777777" w:rsidR="00AA5510" w:rsidRDefault="00AA5510" w:rsidP="00AA5510">
      <w:pPr>
        <w:rPr>
          <w:bCs/>
        </w:rPr>
      </w:pPr>
      <w:r w:rsidRPr="00D4073E">
        <w:rPr>
          <w:bCs/>
          <w:vertAlign w:val="superscript"/>
        </w:rPr>
        <w:t>c</w:t>
      </w:r>
      <w:r>
        <w:rPr>
          <w:bCs/>
          <w:vertAlign w:val="superscript"/>
        </w:rPr>
        <w:t xml:space="preserve"> </w:t>
      </w:r>
      <w:r>
        <w:rPr>
          <w:bCs/>
        </w:rPr>
        <w:t>Deceased</w:t>
      </w:r>
    </w:p>
    <w:p w14:paraId="5881E13A" w14:textId="77777777" w:rsidR="00AA5510" w:rsidRDefault="00AA5510" w:rsidP="00AA5510">
      <w:pPr>
        <w:rPr>
          <w:bCs/>
        </w:rPr>
      </w:pPr>
    </w:p>
    <w:p w14:paraId="09AA44B1"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6419FB43" w14:textId="77777777" w:rsidR="00AA5510" w:rsidRDefault="00AA5510" w:rsidP="00AA5510">
      <w:pPr>
        <w:rPr>
          <w:bCs/>
        </w:rPr>
      </w:pPr>
      <w:hyperlink r:id="rId9" w:history="1">
        <w:r w:rsidRPr="00672EBE">
          <w:rPr>
            <w:rStyle w:val="Hyperlink"/>
            <w:bCs/>
          </w:rPr>
          <w:t>mcuellar@sas.upenn.edu</w:t>
        </w:r>
      </w:hyperlink>
    </w:p>
    <w:p w14:paraId="53C925AF" w14:textId="77777777" w:rsidR="00AA5510" w:rsidRDefault="00AA5510" w:rsidP="00AA5510">
      <w:pPr>
        <w:rPr>
          <w:bCs/>
        </w:rPr>
      </w:pPr>
    </w:p>
    <w:p w14:paraId="66B79D70" w14:textId="77777777" w:rsidR="00AA5510" w:rsidRPr="00486A61" w:rsidRDefault="00AA5510" w:rsidP="00AA5510">
      <w:pPr>
        <w:rPr>
          <w:bCs/>
        </w:rPr>
      </w:pPr>
      <w:r>
        <w:rPr>
          <w:bCs/>
        </w:rPr>
        <w:t>Corresponding Author:</w:t>
      </w:r>
    </w:p>
    <w:p w14:paraId="2D1FBCFC" w14:textId="77777777" w:rsidR="00AA5510" w:rsidRDefault="00AA5510" w:rsidP="00AA5510">
      <w:pPr>
        <w:rPr>
          <w:b/>
          <w:bCs/>
        </w:rPr>
      </w:pPr>
    </w:p>
    <w:p w14:paraId="35A1ED95" w14:textId="77777777" w:rsidR="00AA5510" w:rsidRDefault="00AA5510" w:rsidP="00AA5510">
      <w:r>
        <w:t>David A. Stoney</w:t>
      </w:r>
    </w:p>
    <w:p w14:paraId="20244566" w14:textId="77777777" w:rsidR="00AA5510" w:rsidRDefault="00AA5510" w:rsidP="00AA5510">
      <w:r>
        <w:t>Stoney Forensic, Inc.</w:t>
      </w:r>
    </w:p>
    <w:p w14:paraId="2A870C7C" w14:textId="77777777" w:rsidR="00AA5510" w:rsidRDefault="00AA5510" w:rsidP="00AA5510">
      <w:r>
        <w:t xml:space="preserve">14101-G Willard Road </w:t>
      </w:r>
    </w:p>
    <w:p w14:paraId="19F6ADE4" w14:textId="77777777" w:rsidR="00AA5510" w:rsidRDefault="00AA5510" w:rsidP="00AA5510">
      <w:r>
        <w:t>Chantilly, VA 20151-2934 USA</w:t>
      </w:r>
    </w:p>
    <w:p w14:paraId="2779CA30" w14:textId="77777777" w:rsidR="00AA5510" w:rsidRDefault="00AA5510" w:rsidP="00AA5510">
      <w:hyperlink r:id="rId10" w:history="1">
        <w:r w:rsidRPr="00605977">
          <w:rPr>
            <w:rStyle w:val="Hyperlink"/>
          </w:rPr>
          <w:t>david@stoneyforensic.com</w:t>
        </w:r>
      </w:hyperlink>
    </w:p>
    <w:p w14:paraId="064E5C6C" w14:textId="77777777" w:rsidR="00AA5510" w:rsidRDefault="00AA5510" w:rsidP="00AA5510">
      <w:r>
        <w:t>+ 1 703 362 5983</w:t>
      </w:r>
    </w:p>
    <w:p w14:paraId="073C4B91" w14:textId="77777777" w:rsidR="00AA5510" w:rsidRDefault="00AA5510" w:rsidP="00AA5510"/>
    <w:p w14:paraId="2F2BB339" w14:textId="77777777" w:rsidR="00AA5510" w:rsidRDefault="00AA5510" w:rsidP="00AA5510"/>
    <w:p w14:paraId="3A87585D" w14:textId="77777777" w:rsidR="00AA5510" w:rsidRDefault="00AA5510" w:rsidP="00AA5510">
      <w:pPr>
        <w:rPr>
          <w:b/>
          <w:bCs/>
        </w:rPr>
      </w:pPr>
    </w:p>
    <w:p w14:paraId="7555CCA3" w14:textId="77777777" w:rsidR="00AA5510" w:rsidRDefault="00AA5510" w:rsidP="00AA5510">
      <w:pPr>
        <w:rPr>
          <w:b/>
          <w:bCs/>
        </w:rPr>
      </w:pPr>
    </w:p>
    <w:p w14:paraId="779875C8" w14:textId="77777777" w:rsidR="00AA5510" w:rsidRDefault="00AA5510" w:rsidP="00AA5510">
      <w:pPr>
        <w:rPr>
          <w:b/>
          <w:bCs/>
        </w:rPr>
      </w:pPr>
    </w:p>
    <w:p w14:paraId="2EEB8181" w14:textId="77777777" w:rsidR="00AA5510" w:rsidRDefault="00AA5510" w:rsidP="00AA5510">
      <w:pPr>
        <w:rPr>
          <w:b/>
          <w:bCs/>
        </w:rPr>
      </w:pPr>
    </w:p>
    <w:p w14:paraId="1BD3F17B" w14:textId="77777777" w:rsidR="00AA5510" w:rsidRDefault="00AA5510" w:rsidP="00AA5510">
      <w:pPr>
        <w:rPr>
          <w:b/>
          <w:bCs/>
        </w:rPr>
      </w:pPr>
    </w:p>
    <w:p w14:paraId="2CE3B754" w14:textId="77777777" w:rsidR="00AA5510" w:rsidRDefault="00AA5510" w:rsidP="00AA5510">
      <w:pPr>
        <w:rPr>
          <w:b/>
          <w:bCs/>
        </w:rPr>
      </w:pPr>
    </w:p>
    <w:p w14:paraId="36FCDB79" w14:textId="77777777" w:rsidR="00AA5510" w:rsidRDefault="00AA5510" w:rsidP="00AA5510">
      <w:pPr>
        <w:rPr>
          <w:b/>
          <w:bCs/>
        </w:rPr>
      </w:pPr>
    </w:p>
    <w:p w14:paraId="1D7C6F26" w14:textId="77777777" w:rsidR="00AA5510" w:rsidRDefault="00AA5510" w:rsidP="00AA5510">
      <w:pPr>
        <w:rPr>
          <w:b/>
          <w:bCs/>
        </w:rPr>
      </w:pPr>
    </w:p>
    <w:p w14:paraId="49C0D581" w14:textId="77777777" w:rsidR="00AA5510" w:rsidRDefault="00AA5510" w:rsidP="00AA5510">
      <w:pPr>
        <w:rPr>
          <w:b/>
          <w:bCs/>
        </w:rPr>
      </w:pPr>
    </w:p>
    <w:p w14:paraId="05CB8165" w14:textId="77777777" w:rsidR="00AA5510" w:rsidRDefault="00AA5510" w:rsidP="00AA5510">
      <w:pPr>
        <w:rPr>
          <w:b/>
          <w:bCs/>
        </w:rPr>
      </w:pPr>
    </w:p>
    <w:p w14:paraId="6B2FB6C3" w14:textId="77777777" w:rsidR="00AA5510" w:rsidRDefault="00AA5510" w:rsidP="00AA5510">
      <w:pPr>
        <w:rPr>
          <w:b/>
          <w:bCs/>
        </w:rPr>
      </w:pPr>
    </w:p>
    <w:p w14:paraId="20834416" w14:textId="77777777" w:rsidR="00AA5510" w:rsidRDefault="00AA5510" w:rsidP="00AA5510">
      <w:pPr>
        <w:rPr>
          <w:b/>
          <w:bCs/>
        </w:rPr>
      </w:pPr>
    </w:p>
    <w:p w14:paraId="66D7D363" w14:textId="77777777" w:rsidR="00AA5510" w:rsidRDefault="00AA5510" w:rsidP="00AA5510">
      <w:pPr>
        <w:rPr>
          <w:b/>
          <w:bCs/>
        </w:rPr>
      </w:pPr>
    </w:p>
    <w:p w14:paraId="00D55D2D" w14:textId="77777777" w:rsidR="00AA5510" w:rsidRDefault="00AA5510" w:rsidP="00AA5510">
      <w:pPr>
        <w:rPr>
          <w:b/>
          <w:bCs/>
        </w:rPr>
      </w:pPr>
    </w:p>
    <w:p w14:paraId="14644385" w14:textId="77777777" w:rsidR="005A31C1" w:rsidRPr="00CF7845" w:rsidRDefault="005A31C1" w:rsidP="00486A61">
      <w:pPr>
        <w:jc w:val="center"/>
        <w:rPr>
          <w:b/>
          <w:bCs/>
        </w:rPr>
      </w:pPr>
      <w:r w:rsidRPr="00CF7845">
        <w:rPr>
          <w:b/>
          <w:bCs/>
        </w:rPr>
        <w:lastRenderedPageBreak/>
        <w:t>Abstract</w:t>
      </w:r>
    </w:p>
    <w:p w14:paraId="657EF352" w14:textId="77777777" w:rsidR="005A31C1" w:rsidRDefault="005A31C1">
      <w:pPr>
        <w:rPr>
          <w:b/>
          <w:bCs/>
        </w:rPr>
      </w:pPr>
    </w:p>
    <w:p w14:paraId="52498A5C" w14:textId="77777777"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6A4DCD6D" w14:textId="77777777" w:rsidR="00202767" w:rsidRPr="00965FF3" w:rsidRDefault="00202767" w:rsidP="00202767"/>
    <w:p w14:paraId="45CEBEEA" w14:textId="77777777"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277EFB90" w14:textId="77777777" w:rsidR="00202767" w:rsidRPr="002940A8" w:rsidRDefault="00202767" w:rsidP="00202767">
      <w:pPr>
        <w:rPr>
          <w:highlight w:val="yellow"/>
        </w:rPr>
      </w:pPr>
    </w:p>
    <w:p w14:paraId="4D859403"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188C029F" w14:textId="77777777" w:rsidR="00202767" w:rsidRPr="002940A8" w:rsidRDefault="00202767" w:rsidP="00202767">
      <w:pPr>
        <w:rPr>
          <w:highlight w:val="yellow"/>
        </w:rPr>
      </w:pPr>
    </w:p>
    <w:p w14:paraId="4E4D44D5"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05568CA1" w14:textId="77777777" w:rsidR="00202767" w:rsidRPr="00965FF3" w:rsidRDefault="00202767" w:rsidP="00202767">
      <w:pPr>
        <w:ind w:hanging="2"/>
        <w:rPr>
          <w:bCs/>
        </w:rPr>
      </w:pPr>
    </w:p>
    <w:p w14:paraId="645DA985" w14:textId="77777777" w:rsidR="00202767" w:rsidRPr="00965FF3" w:rsidRDefault="00202767" w:rsidP="00202767">
      <w:pPr>
        <w:ind w:hanging="2"/>
      </w:pPr>
      <w:del w:id="2" w:author="Cuellar, Maria" w:date="2026-05-21T12:21:00Z" w16du:dateUtc="2026-05-21T16:21:00Z">
        <w:r w:rsidRPr="00965FF3" w:rsidDel="0084528A">
          <w:delText>The findings clearly demonstrate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 and that current forensic practice may be leaving recoverable information on the table.</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This finding is reasonably generalized to expect a similar increase when NIFMs are </w:t>
      </w:r>
      <w:r w:rsidR="00AD4F93">
        <w:t>sought on</w:t>
      </w:r>
      <w:r w:rsidRPr="00965FF3">
        <w:t xml:space="preserve"> other items collected as evidence, or as part of the general fingerprint processing of crime scenes. </w:t>
      </w:r>
    </w:p>
    <w:p w14:paraId="783D3385" w14:textId="77777777" w:rsidR="00202767" w:rsidRPr="00965FF3" w:rsidRDefault="00202767" w:rsidP="00202767"/>
    <w:p w14:paraId="5EEE7E35" w14:textId="77777777"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7E6CB20F" w14:textId="77777777" w:rsidR="00EF4439" w:rsidRPr="00965FF3" w:rsidRDefault="00EF4439" w:rsidP="00202767"/>
    <w:p w14:paraId="2AF7DE7D" w14:textId="77777777" w:rsidR="005A31C1" w:rsidRDefault="005A31C1" w:rsidP="002F0E35">
      <w:pPr>
        <w:rPr>
          <w:u w:val="single"/>
        </w:rPr>
      </w:pPr>
      <w:r w:rsidRPr="00965FF3">
        <w:rPr>
          <w:u w:val="single"/>
        </w:rPr>
        <w:t xml:space="preserve">Keywords: fingerprints; non-identifiable fingermarks; </w:t>
      </w:r>
      <w:r w:rsidR="00202767" w:rsidRPr="00965FF3">
        <w:rPr>
          <w:u w:val="single"/>
        </w:rPr>
        <w:t>ammunition, associative value</w:t>
      </w:r>
    </w:p>
    <w:p w14:paraId="021F309D"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0198AA4A" w14:textId="77777777" w:rsidR="005A31C1" w:rsidRDefault="005A31C1" w:rsidP="008D753E"/>
    <w:p w14:paraId="58C995A7" w14:textId="77777777"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487EFE0E" w14:textId="77777777" w:rsidR="00202767" w:rsidRPr="00EF4439" w:rsidRDefault="00202767" w:rsidP="00202767">
      <w:pPr>
        <w:autoSpaceDE w:val="0"/>
        <w:autoSpaceDN w:val="0"/>
        <w:adjustRightInd w:val="0"/>
      </w:pPr>
    </w:p>
    <w:p w14:paraId="4AE53661" w14:textId="77777777"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663F22A" w14:textId="77777777" w:rsidR="00202767" w:rsidRPr="002940A8" w:rsidRDefault="00202767" w:rsidP="00202767">
      <w:pPr>
        <w:autoSpaceDE w:val="0"/>
        <w:autoSpaceDN w:val="0"/>
        <w:adjustRightInd w:val="0"/>
        <w:rPr>
          <w:highlight w:val="yellow"/>
        </w:rPr>
      </w:pPr>
    </w:p>
    <w:p w14:paraId="534E27AC" w14:textId="7777777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7854D955" w14:textId="77777777" w:rsidR="00202767" w:rsidRPr="002940A8" w:rsidRDefault="00202767" w:rsidP="00202767">
      <w:pPr>
        <w:autoSpaceDE w:val="0"/>
        <w:autoSpaceDN w:val="0"/>
        <w:adjustRightInd w:val="0"/>
        <w:rPr>
          <w:highlight w:val="yellow"/>
        </w:rPr>
      </w:pPr>
    </w:p>
    <w:p w14:paraId="6A2288A3" w14:textId="77777777"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49E0D1AC" w14:textId="77777777" w:rsidR="00202767" w:rsidRPr="002940A8" w:rsidRDefault="00202767" w:rsidP="008D753E">
      <w:pPr>
        <w:rPr>
          <w:highlight w:val="yellow"/>
        </w:rPr>
      </w:pPr>
    </w:p>
    <w:p w14:paraId="50D88202" w14:textId="77777777"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1D006E5B" w14:textId="77777777" w:rsidR="00202767" w:rsidRDefault="00202767" w:rsidP="00202767">
      <w:r>
        <w:tab/>
      </w:r>
    </w:p>
    <w:p w14:paraId="3496548D" w14:textId="77777777" w:rsidR="005A31C1" w:rsidRDefault="005A31C1" w:rsidP="000264F1">
      <w:pPr>
        <w:rPr>
          <w:b/>
        </w:rPr>
      </w:pPr>
    </w:p>
    <w:p w14:paraId="0636879B" w14:textId="77777777" w:rsidR="006D7AC8" w:rsidRDefault="006D7AC8">
      <w:pPr>
        <w:spacing w:after="160" w:line="259" w:lineRule="auto"/>
        <w:rPr>
          <w:b/>
        </w:rPr>
      </w:pPr>
      <w:r>
        <w:rPr>
          <w:b/>
        </w:rPr>
        <w:br w:type="page"/>
      </w:r>
    </w:p>
    <w:p w14:paraId="74FD0BBD" w14:textId="77777777"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2AB847F9" w14:textId="77777777" w:rsidR="005A31C1" w:rsidRDefault="005A31C1" w:rsidP="00F14D90">
      <w:pPr>
        <w:autoSpaceDE w:val="0"/>
        <w:autoSpaceDN w:val="0"/>
        <w:adjustRightInd w:val="0"/>
      </w:pPr>
    </w:p>
    <w:p w14:paraId="7AADEE1A" w14:textId="77777777"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7D9442B1" w14:textId="77777777"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3BCF8C0B" w14:textId="77777777" w:rsidR="00550D7F" w:rsidRPr="00A0540C" w:rsidRDefault="00550D7F" w:rsidP="005E49AC"/>
    <w:p w14:paraId="243C52B2" w14:textId="77777777"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393D4231" w14:textId="77777777"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7E212F3C" w14:textId="77777777" w:rsidR="005E49AC" w:rsidRDefault="005E49AC" w:rsidP="005E49AC">
      <w:pPr>
        <w:autoSpaceDE w:val="0"/>
        <w:autoSpaceDN w:val="0"/>
        <w:adjustRightInd w:val="0"/>
      </w:pPr>
    </w:p>
    <w:p w14:paraId="5A1DFE0B" w14:textId="77777777" w:rsidR="001832EC" w:rsidRPr="001832EC" w:rsidRDefault="001832EC" w:rsidP="005E49AC">
      <w:pPr>
        <w:autoSpaceDE w:val="0"/>
        <w:autoSpaceDN w:val="0"/>
        <w:adjustRightInd w:val="0"/>
        <w:rPr>
          <w:i/>
          <w:iCs/>
        </w:rPr>
      </w:pPr>
      <w:r w:rsidRPr="001832EC">
        <w:rPr>
          <w:i/>
          <w:iCs/>
        </w:rPr>
        <w:t>CA Processing</w:t>
      </w:r>
    </w:p>
    <w:p w14:paraId="4BA7BF64"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proofErr w:type="spellStart"/>
      <w:r w:rsidRPr="009443AF">
        <w:rPr>
          <w:rFonts w:ascii="Times New Roman" w:hAnsi="Times New Roman" w:cs="Times New Roman"/>
        </w:rPr>
        <w:t>Safefume</w:t>
      </w:r>
      <w:proofErr w:type="spellEnd"/>
      <w:r w:rsidRPr="009443AF">
        <w:rPr>
          <w:rFonts w:ascii="Times New Roman" w:hAnsi="Times New Roman" w:cs="Times New Roman"/>
        </w:rPr>
        <w:t>™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7D663F88" w14:textId="77777777" w:rsidR="001C775D" w:rsidRDefault="001C775D" w:rsidP="001C775D">
      <w:pPr>
        <w:pStyle w:val="BodyText"/>
        <w:tabs>
          <w:tab w:val="left" w:pos="8753"/>
        </w:tabs>
        <w:ind w:right="50"/>
        <w:rPr>
          <w:rFonts w:ascii="Times New Roman" w:hAnsi="Times New Roman" w:cs="Times New Roman"/>
        </w:rPr>
      </w:pPr>
    </w:p>
    <w:p w14:paraId="56A04D4D" w14:textId="77777777"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5EC2576A" w14:textId="77777777" w:rsidR="006D7AC8" w:rsidRDefault="006D7AC8" w:rsidP="001C775D">
      <w:pPr>
        <w:pStyle w:val="BodyText"/>
        <w:ind w:right="-40"/>
        <w:rPr>
          <w:rFonts w:ascii="Times New Roman" w:hAnsi="Times New Roman" w:cs="Times New Roman"/>
        </w:rPr>
      </w:pPr>
    </w:p>
    <w:p w14:paraId="60A0728B" w14:textId="77777777" w:rsidR="006D7AC8" w:rsidRPr="001C775D" w:rsidRDefault="006D7AC8" w:rsidP="001C775D">
      <w:pPr>
        <w:pStyle w:val="BodyText"/>
        <w:ind w:right="-40"/>
        <w:rPr>
          <w:rFonts w:ascii="Times New Roman" w:hAnsi="Times New Roman" w:cs="Times New Roman"/>
        </w:rPr>
      </w:pPr>
    </w:p>
    <w:p w14:paraId="06573410" w14:textId="77777777" w:rsidR="001C775D" w:rsidRDefault="001C775D" w:rsidP="001C775D">
      <w:pPr>
        <w:pStyle w:val="BodyText"/>
        <w:ind w:right="-40"/>
      </w:pPr>
    </w:p>
    <w:p w14:paraId="5A74FD10" w14:textId="77777777" w:rsidR="001C775D" w:rsidRDefault="001C775D" w:rsidP="001C775D">
      <w:pPr>
        <w:pStyle w:val="BodyText"/>
        <w:ind w:right="646"/>
      </w:pPr>
      <w:r>
        <w:rPr>
          <w:noProof/>
        </w:rPr>
        <mc:AlternateContent>
          <mc:Choice Requires="wpg">
            <w:drawing>
              <wp:anchor distT="0" distB="0" distL="114300" distR="114300" simplePos="0" relativeHeight="251652096"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551D31F1" w14:textId="77777777" w:rsidR="001C775D" w:rsidRDefault="001C775D" w:rsidP="001C775D">
      <w:pPr>
        <w:pStyle w:val="BodyText"/>
        <w:ind w:right="646"/>
      </w:pPr>
    </w:p>
    <w:p w14:paraId="5C11D04D" w14:textId="77777777" w:rsidR="001C775D" w:rsidRDefault="001C775D" w:rsidP="001C775D">
      <w:pPr>
        <w:pStyle w:val="BodyText"/>
        <w:ind w:right="646"/>
      </w:pPr>
    </w:p>
    <w:p w14:paraId="32710D70" w14:textId="77777777" w:rsidR="001C775D" w:rsidRDefault="001C775D" w:rsidP="001C775D">
      <w:pPr>
        <w:pStyle w:val="BodyText"/>
        <w:ind w:right="646"/>
      </w:pPr>
    </w:p>
    <w:p w14:paraId="361D5801" w14:textId="77777777" w:rsidR="001C775D" w:rsidRDefault="001C775D" w:rsidP="001C775D">
      <w:pPr>
        <w:pStyle w:val="BodyText"/>
        <w:rPr>
          <w:sz w:val="28"/>
        </w:rPr>
      </w:pPr>
    </w:p>
    <w:p w14:paraId="1EC601CC" w14:textId="77777777" w:rsidR="001C775D" w:rsidRDefault="001C775D" w:rsidP="001C775D">
      <w:pPr>
        <w:pStyle w:val="BodyText"/>
        <w:spacing w:before="4"/>
        <w:rPr>
          <w:sz w:val="14"/>
        </w:rPr>
      </w:pPr>
    </w:p>
    <w:p w14:paraId="2D3FA403" w14:textId="77777777" w:rsidR="001C775D" w:rsidRDefault="001C775D" w:rsidP="001C775D">
      <w:pPr>
        <w:pStyle w:val="BodyText"/>
        <w:spacing w:before="92"/>
      </w:pPr>
    </w:p>
    <w:p w14:paraId="7D83C3B4" w14:textId="77777777" w:rsidR="001C775D" w:rsidRDefault="001C775D" w:rsidP="001C775D">
      <w:pPr>
        <w:pStyle w:val="BodyText"/>
        <w:spacing w:before="92"/>
      </w:pPr>
    </w:p>
    <w:p w14:paraId="42F7CE92" w14:textId="77777777" w:rsidR="001C775D" w:rsidRDefault="001C775D" w:rsidP="001C775D">
      <w:pPr>
        <w:pStyle w:val="BodyText"/>
        <w:spacing w:before="92"/>
      </w:pPr>
    </w:p>
    <w:p w14:paraId="37BC8C62" w14:textId="77777777" w:rsidR="001C775D" w:rsidRDefault="001C775D" w:rsidP="001C775D">
      <w:pPr>
        <w:pStyle w:val="BodyText"/>
        <w:spacing w:before="92"/>
      </w:pPr>
    </w:p>
    <w:p w14:paraId="5762612B" w14:textId="77777777"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74369917" w14:textId="77777777" w:rsidR="001C775D" w:rsidRDefault="001C775D" w:rsidP="001C775D">
      <w:pPr>
        <w:pStyle w:val="BodyText"/>
        <w:spacing w:before="92"/>
      </w:pPr>
    </w:p>
    <w:p w14:paraId="6D9C0BD4" w14:textId="77777777"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67EA341" w14:textId="77777777" w:rsidR="0084215C" w:rsidRDefault="0084215C" w:rsidP="001C775D">
      <w:pPr>
        <w:pStyle w:val="BodyText"/>
        <w:tabs>
          <w:tab w:val="left" w:pos="8753"/>
        </w:tabs>
        <w:ind w:right="50"/>
        <w:rPr>
          <w:rFonts w:ascii="Times New Roman" w:hAnsi="Times New Roman" w:cs="Times New Roman"/>
        </w:rPr>
      </w:pPr>
    </w:p>
    <w:p w14:paraId="1349A2FF" w14:textId="77777777"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0AFED4D3" w14:textId="77777777"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6D37615D" w14:textId="7777777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w:t>
      </w:r>
      <w:proofErr w:type="spellStart"/>
      <w:r w:rsidRPr="001C775D">
        <w:rPr>
          <w:rFonts w:ascii="Times New Roman" w:hAnsi="Times New Roman" w:cs="Times New Roman"/>
        </w:rPr>
        <w:t>Girelli</w:t>
      </w:r>
      <w:proofErr w:type="spellEnd"/>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w:t>
      </w:r>
      <w:proofErr w:type="spellStart"/>
      <w:r w:rsidRPr="001C775D">
        <w:rPr>
          <w:rFonts w:ascii="Times New Roman" w:hAnsi="Times New Roman" w:cs="Times New Roman"/>
        </w:rPr>
        <w:t>Polylight</w:t>
      </w:r>
      <w:proofErr w:type="spellEnd"/>
      <w:r w:rsidRPr="001C775D">
        <w:rPr>
          <w:rFonts w:ascii="Times New Roman" w:hAnsi="Times New Roman" w:cs="Times New Roman"/>
        </w:rPr>
        <w:t xml:space="preserve"> PL500) at 395-400 nm and visualized using a 590 nm barrier filter. </w:t>
      </w:r>
    </w:p>
    <w:p w14:paraId="009F2E44" w14:textId="77777777" w:rsidR="001C775D" w:rsidRPr="001C775D" w:rsidRDefault="001C775D" w:rsidP="001C775D">
      <w:pPr>
        <w:pStyle w:val="BodyText"/>
        <w:ind w:right="50"/>
        <w:rPr>
          <w:rFonts w:ascii="Times New Roman" w:hAnsi="Times New Roman" w:cs="Times New Roman"/>
        </w:rPr>
      </w:pPr>
    </w:p>
    <w:p w14:paraId="75BE9561" w14:textId="77777777" w:rsidR="001832EC" w:rsidRPr="001832EC" w:rsidRDefault="001832EC" w:rsidP="001832EC">
      <w:pPr>
        <w:rPr>
          <w:i/>
          <w:iCs/>
        </w:rPr>
      </w:pPr>
      <w:r w:rsidRPr="001832EC">
        <w:rPr>
          <w:i/>
          <w:iCs/>
        </w:rPr>
        <w:t>Fingermark Imaging</w:t>
      </w:r>
    </w:p>
    <w:p w14:paraId="2B75B0AA" w14:textId="77777777"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5D072387" w14:textId="77777777" w:rsidR="001832EC" w:rsidRPr="002F309C" w:rsidRDefault="001832EC" w:rsidP="001832EC">
      <w:pPr>
        <w:pStyle w:val="BodyText"/>
        <w:ind w:right="-40"/>
        <w:rPr>
          <w:rFonts w:ascii="Times New Roman" w:hAnsi="Times New Roman" w:cs="Times New Roman"/>
          <w:color w:val="221F1F"/>
        </w:rPr>
      </w:pPr>
    </w:p>
    <w:p w14:paraId="75EACD9A" w14:textId="77777777"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proofErr w:type="spellStart"/>
      <w:r w:rsidRPr="002F309C">
        <w:rPr>
          <w:rFonts w:ascii="Times New Roman" w:hAnsi="Times New Roman" w:cs="Times New Roman"/>
          <w:color w:val="221F1F"/>
        </w:rPr>
        <w:t>Manfrotto</w:t>
      </w:r>
      <w:proofErr w:type="spellEnd"/>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w:t>
      </w:r>
      <w:proofErr w:type="spellStart"/>
      <w:r w:rsidRPr="002F309C">
        <w:rPr>
          <w:rFonts w:ascii="Times New Roman" w:hAnsi="Times New Roman" w:cs="Times New Roman"/>
          <w:color w:val="221F1F"/>
        </w:rPr>
        <w:t>Polilight</w:t>
      </w:r>
      <w:proofErr w:type="spellEnd"/>
      <w:r w:rsidRPr="002F309C">
        <w:rPr>
          <w:rFonts w:ascii="Times New Roman" w:hAnsi="Times New Roman" w:cs="Times New Roman"/>
          <w:color w:val="221F1F"/>
        </w:rPr>
        <w:t xml:space="preserve">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4BDE8BC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33A5FEE1" w14:textId="77777777"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22FDB8D"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Mounting of the camera and </w:t>
      </w:r>
      <w:proofErr w:type="spellStart"/>
      <w:r w:rsidRPr="002F309C">
        <w:rPr>
          <w:rFonts w:ascii="Times New Roman" w:hAnsi="Times New Roman" w:cs="Times New Roman"/>
        </w:rPr>
        <w:t>Polilight</w:t>
      </w:r>
      <w:proofErr w:type="spellEnd"/>
      <w:r w:rsidRPr="002F309C">
        <w:rPr>
          <w:rFonts w:ascii="Times New Roman" w:hAnsi="Times New Roman" w:cs="Times New Roman"/>
        </w:rPr>
        <w:t xml:space="preserve"> light guide to a lab jack, providing simultaneous height adjustment</w:t>
      </w:r>
    </w:p>
    <w:p w14:paraId="01067396"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w:t>
      </w:r>
      <w:proofErr w:type="spellStart"/>
      <w:r w:rsidRPr="002F309C">
        <w:rPr>
          <w:rFonts w:ascii="Times New Roman" w:hAnsi="Times New Roman" w:cs="Times New Roman"/>
        </w:rPr>
        <w:t>Polilight</w:t>
      </w:r>
      <w:proofErr w:type="spellEnd"/>
      <w:r w:rsidRPr="002F309C">
        <w:rPr>
          <w:rFonts w:ascii="Times New Roman" w:hAnsi="Times New Roman" w:cs="Times New Roman"/>
        </w:rPr>
        <w:t xml:space="preserve">) and the leveling base (with panoramic head and drill chuck) securely to a </w:t>
      </w:r>
      <w:r w:rsidR="00053B53">
        <w:rPr>
          <w:rFonts w:ascii="Times New Roman" w:hAnsi="Times New Roman" w:cs="Times New Roman"/>
        </w:rPr>
        <w:t>photographic platform</w:t>
      </w:r>
    </w:p>
    <w:p w14:paraId="6F8D0048" w14:textId="77777777" w:rsidR="002F309C" w:rsidRDefault="002F309C" w:rsidP="002F309C">
      <w:pPr>
        <w:pStyle w:val="BodyText"/>
        <w:ind w:right="50"/>
        <w:rPr>
          <w:rFonts w:ascii="Times New Roman" w:hAnsi="Times New Roman" w:cs="Times New Roman"/>
          <w:color w:val="221F1F"/>
        </w:rPr>
      </w:pPr>
    </w:p>
    <w:p w14:paraId="0F50C33D" w14:textId="77777777"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285EAFD6" w14:textId="77777777" w:rsidR="00432923" w:rsidRDefault="00432923" w:rsidP="002F309C">
      <w:pPr>
        <w:pStyle w:val="BodyText"/>
        <w:ind w:right="50"/>
        <w:rPr>
          <w:rFonts w:ascii="Times New Roman" w:hAnsi="Times New Roman" w:cs="Times New Roman"/>
          <w:color w:val="221F1F"/>
        </w:rPr>
      </w:pPr>
    </w:p>
    <w:p w14:paraId="538C72D1" w14:textId="77777777"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E1DA01B" w14:textId="77777777" w:rsidR="005E04F7" w:rsidRDefault="005E04F7" w:rsidP="002F309C">
      <w:pPr>
        <w:pStyle w:val="BodyText"/>
        <w:ind w:right="50"/>
        <w:rPr>
          <w:rFonts w:ascii="Times New Roman" w:hAnsi="Times New Roman" w:cs="Times New Roman"/>
          <w:color w:val="221F1F"/>
        </w:rPr>
      </w:pPr>
    </w:p>
    <w:p w14:paraId="61940007"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05D1ECAE" w14:textId="77777777" w:rsidR="001832EC" w:rsidRDefault="001832EC" w:rsidP="001832EC">
      <w:pPr>
        <w:pStyle w:val="BodyText"/>
        <w:ind w:right="-40"/>
        <w:rPr>
          <w:noProof/>
          <w:sz w:val="20"/>
          <w:szCs w:val="20"/>
        </w:rPr>
      </w:pPr>
    </w:p>
    <w:p w14:paraId="61718469" w14:textId="77777777"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xml:space="preserve">: Overview of the photographic platform with camera and </w:t>
      </w:r>
      <w:proofErr w:type="spellStart"/>
      <w:r w:rsidRPr="00432923">
        <w:rPr>
          <w:rFonts w:ascii="Times New Roman" w:hAnsi="Times New Roman" w:cs="Times New Roman"/>
          <w:sz w:val="20"/>
          <w:szCs w:val="20"/>
        </w:rPr>
        <w:t>Polilight</w:t>
      </w:r>
      <w:proofErr w:type="spellEnd"/>
      <w:r w:rsidRPr="00432923">
        <w:rPr>
          <w:rFonts w:ascii="Times New Roman" w:hAnsi="Times New Roman" w:cs="Times New Roman"/>
          <w:sz w:val="20"/>
          <w:szCs w:val="20"/>
        </w:rPr>
        <w:t xml:space="preserve">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w:t>
      </w:r>
      <w:proofErr w:type="spellStart"/>
      <w:r w:rsidRPr="00432923">
        <w:rPr>
          <w:rFonts w:ascii="Times New Roman" w:hAnsi="Times New Roman" w:cs="Times New Roman"/>
          <w:sz w:val="20"/>
          <w:szCs w:val="20"/>
        </w:rPr>
        <w:t>Polilight</w:t>
      </w:r>
      <w:proofErr w:type="spellEnd"/>
      <w:r w:rsidRPr="00432923">
        <w:rPr>
          <w:rFonts w:ascii="Times New Roman" w:hAnsi="Times New Roman" w:cs="Times New Roman"/>
          <w:sz w:val="20"/>
          <w:szCs w:val="20"/>
        </w:rPr>
        <w:t xml:space="preserve">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5AF188A2" w14:textId="77777777" w:rsidR="009443AF" w:rsidRDefault="009443AF" w:rsidP="009443AF">
      <w:pPr>
        <w:pStyle w:val="BodyText"/>
        <w:ind w:right="-40"/>
        <w:rPr>
          <w:rFonts w:ascii="Times New Roman" w:hAnsi="Times New Roman" w:cs="Times New Roman"/>
          <w:spacing w:val="-2"/>
        </w:rPr>
      </w:pPr>
    </w:p>
    <w:p w14:paraId="7F139C8B" w14:textId="777777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5312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2E697DB4" w14:textId="77777777"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200829F3" w14:textId="77777777" w:rsidR="00432923" w:rsidRDefault="00432923" w:rsidP="009443AF">
      <w:pPr>
        <w:pStyle w:val="BodyText"/>
        <w:ind w:right="-40"/>
        <w:rPr>
          <w:rFonts w:ascii="Times New Roman" w:hAnsi="Times New Roman" w:cs="Times New Roman"/>
          <w:spacing w:val="-2"/>
        </w:rPr>
      </w:pPr>
    </w:p>
    <w:p w14:paraId="743E14A8" w14:textId="77777777" w:rsidR="005E04F7" w:rsidRDefault="005E04F7" w:rsidP="005E04F7">
      <w:pPr>
        <w:ind w:right="-40"/>
        <w:rPr>
          <w:sz w:val="20"/>
          <w:szCs w:val="20"/>
        </w:rPr>
      </w:pPr>
    </w:p>
    <w:p w14:paraId="0CAB78E1" w14:textId="77777777"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29490F5B" w14:textId="77777777"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 xml:space="preserve">are cropped, resulting in a series of images (lower left). These are combined using Photoshop’s </w:t>
      </w:r>
      <w:proofErr w:type="spellStart"/>
      <w:r w:rsidRPr="004F5726">
        <w:rPr>
          <w:sz w:val="20"/>
          <w:szCs w:val="20"/>
        </w:rPr>
        <w:t>Photomerge</w:t>
      </w:r>
      <w:proofErr w:type="spellEnd"/>
      <w:r w:rsidRPr="004F5726">
        <w:rPr>
          <w:sz w:val="20"/>
          <w:szCs w:val="20"/>
        </w:rPr>
        <w:t>™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72DED1B3" w14:textId="77777777" w:rsidR="001832EC" w:rsidRPr="001C775D" w:rsidRDefault="001832EC" w:rsidP="009443AF">
      <w:pPr>
        <w:pStyle w:val="BodyText"/>
        <w:ind w:right="-40"/>
        <w:rPr>
          <w:rFonts w:ascii="Times New Roman" w:hAnsi="Times New Roman" w:cs="Times New Roman"/>
          <w:spacing w:val="-2"/>
        </w:rPr>
      </w:pPr>
    </w:p>
    <w:p w14:paraId="691FB058" w14:textId="77777777" w:rsidR="005E49AC" w:rsidRDefault="005E49AC" w:rsidP="00FD7465">
      <w:pPr>
        <w:pStyle w:val="Default"/>
        <w:widowControl w:val="0"/>
        <w:rPr>
          <w:rFonts w:ascii="Times New Roman" w:hAnsi="Times New Roman" w:cs="Times New Roman"/>
        </w:rPr>
      </w:pPr>
    </w:p>
    <w:p w14:paraId="7FBD0498" w14:textId="77777777" w:rsidR="005E49AC" w:rsidRDefault="005E49AC" w:rsidP="00FD7465">
      <w:pPr>
        <w:pStyle w:val="Default"/>
        <w:widowControl w:val="0"/>
        <w:rPr>
          <w:rFonts w:ascii="Times New Roman" w:hAnsi="Times New Roman" w:cs="Times New Roman"/>
        </w:rPr>
      </w:pPr>
    </w:p>
    <w:p w14:paraId="11663940" w14:textId="77777777"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19AF13A9" w14:textId="77777777"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(PW</w:t>
      </w:r>
      <w:proofErr w:type="gramStart"/>
      <w:r>
        <w:t>)</w:t>
      </w:r>
      <w:proofErr w:type="gramEnd"/>
      <w:r>
        <w:t xml:space="preserve">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6C91F1D7" w14:textId="77777777" w:rsidR="008C5C14" w:rsidRDefault="008C5C14" w:rsidP="008C5C14">
      <w:pPr>
        <w:tabs>
          <w:tab w:val="left" w:pos="720"/>
          <w:tab w:val="left" w:pos="1080"/>
          <w:tab w:val="left" w:pos="1440"/>
          <w:tab w:val="left" w:pos="1800"/>
          <w:tab w:val="left" w:pos="2160"/>
        </w:tabs>
      </w:pPr>
    </w:p>
    <w:p w14:paraId="35F7AED5" w14:textId="77777777" w:rsidR="008C5C14" w:rsidRPr="001137E5" w:rsidRDefault="008C5C14" w:rsidP="008C5C14">
      <w:pPr>
        <w:tabs>
          <w:tab w:val="left" w:pos="720"/>
          <w:tab w:val="left" w:pos="1080"/>
          <w:tab w:val="left" w:pos="1440"/>
          <w:tab w:val="left" w:pos="1800"/>
          <w:tab w:val="left" w:pos="2160"/>
        </w:tabs>
      </w:pPr>
    </w:p>
    <w:p w14:paraId="79FAE03E" w14:textId="77777777" w:rsidR="008C5C14" w:rsidRDefault="008C5C14" w:rsidP="008C5C14">
      <w:pPr>
        <w:ind w:right="-40"/>
        <w:rPr>
          <w:sz w:val="20"/>
          <w:szCs w:val="20"/>
        </w:rPr>
      </w:pPr>
    </w:p>
    <w:p w14:paraId="28799393" w14:textId="77777777" w:rsidR="008C5C14" w:rsidRDefault="008C5C14" w:rsidP="008C5C14">
      <w:pPr>
        <w:ind w:right="-40"/>
        <w:rPr>
          <w:sz w:val="20"/>
          <w:szCs w:val="20"/>
        </w:rPr>
      </w:pPr>
    </w:p>
    <w:p w14:paraId="5B1F3B34"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54144"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582F1AB2" w14:textId="77777777" w:rsidR="008C5C14" w:rsidRDefault="008C5C14" w:rsidP="008C5C14">
      <w:pPr>
        <w:ind w:right="-40"/>
        <w:rPr>
          <w:sz w:val="20"/>
          <w:szCs w:val="20"/>
        </w:rPr>
      </w:pPr>
    </w:p>
    <w:p w14:paraId="22201295" w14:textId="77777777" w:rsidR="008C5C14" w:rsidRDefault="008C5C14" w:rsidP="008C5C14">
      <w:pPr>
        <w:ind w:right="-40"/>
        <w:rPr>
          <w:sz w:val="20"/>
          <w:szCs w:val="20"/>
        </w:rPr>
      </w:pPr>
    </w:p>
    <w:p w14:paraId="43759188" w14:textId="77777777" w:rsidR="008C5C14" w:rsidRDefault="008C5C14" w:rsidP="008C5C14">
      <w:pPr>
        <w:ind w:right="-40"/>
        <w:rPr>
          <w:sz w:val="20"/>
          <w:szCs w:val="20"/>
        </w:rPr>
      </w:pPr>
    </w:p>
    <w:p w14:paraId="105CD91D" w14:textId="77777777" w:rsidR="008C5C14" w:rsidRDefault="008C5C14" w:rsidP="008C5C14">
      <w:pPr>
        <w:ind w:right="-40"/>
        <w:rPr>
          <w:sz w:val="20"/>
          <w:szCs w:val="20"/>
        </w:rPr>
      </w:pPr>
    </w:p>
    <w:p w14:paraId="5501E4AE" w14:textId="77777777" w:rsidR="008C5C14" w:rsidRDefault="008C5C14" w:rsidP="008C5C14">
      <w:pPr>
        <w:ind w:right="-40"/>
        <w:rPr>
          <w:sz w:val="20"/>
          <w:szCs w:val="20"/>
        </w:rPr>
      </w:pPr>
    </w:p>
    <w:p w14:paraId="44AEDB6D" w14:textId="77777777" w:rsidR="008C5C14" w:rsidRDefault="008C5C14" w:rsidP="008C5C14">
      <w:pPr>
        <w:ind w:right="-40"/>
        <w:rPr>
          <w:sz w:val="20"/>
          <w:szCs w:val="20"/>
        </w:rPr>
      </w:pPr>
    </w:p>
    <w:p w14:paraId="0324B3E0" w14:textId="77777777" w:rsidR="008C5C14" w:rsidRDefault="008C5C14" w:rsidP="008C5C14">
      <w:pPr>
        <w:ind w:right="-40"/>
        <w:rPr>
          <w:sz w:val="20"/>
          <w:szCs w:val="20"/>
        </w:rPr>
      </w:pPr>
    </w:p>
    <w:p w14:paraId="32155298" w14:textId="77777777" w:rsidR="008C5C14" w:rsidRDefault="008C5C14" w:rsidP="008C5C14">
      <w:pPr>
        <w:ind w:right="-40"/>
        <w:rPr>
          <w:sz w:val="20"/>
          <w:szCs w:val="20"/>
        </w:rPr>
      </w:pPr>
    </w:p>
    <w:p w14:paraId="770E703A" w14:textId="77777777" w:rsidR="008C5C14" w:rsidRDefault="008C5C14" w:rsidP="008C5C14">
      <w:pPr>
        <w:ind w:right="-40"/>
        <w:rPr>
          <w:sz w:val="20"/>
          <w:szCs w:val="20"/>
        </w:rPr>
      </w:pPr>
    </w:p>
    <w:p w14:paraId="7FF45E32" w14:textId="77777777" w:rsidR="008C5C14" w:rsidRDefault="008C5C14" w:rsidP="008C5C14">
      <w:pPr>
        <w:ind w:right="-40"/>
        <w:rPr>
          <w:sz w:val="20"/>
          <w:szCs w:val="20"/>
        </w:rPr>
      </w:pPr>
    </w:p>
    <w:p w14:paraId="5CCEB167" w14:textId="77777777" w:rsidR="008C5C14" w:rsidRDefault="008C5C14" w:rsidP="008C5C14">
      <w:pPr>
        <w:ind w:right="-40"/>
        <w:rPr>
          <w:sz w:val="20"/>
          <w:szCs w:val="20"/>
        </w:rPr>
      </w:pPr>
    </w:p>
    <w:p w14:paraId="0078A566" w14:textId="77777777" w:rsidR="008C5C14" w:rsidRDefault="008C5C14" w:rsidP="008C5C14">
      <w:pPr>
        <w:ind w:right="-40"/>
        <w:rPr>
          <w:sz w:val="20"/>
          <w:szCs w:val="20"/>
        </w:rPr>
      </w:pPr>
    </w:p>
    <w:p w14:paraId="2F6DD987" w14:textId="77777777" w:rsidR="008C5C14" w:rsidRDefault="008C5C14" w:rsidP="008C5C14">
      <w:pPr>
        <w:ind w:right="-40"/>
        <w:rPr>
          <w:sz w:val="20"/>
          <w:szCs w:val="20"/>
        </w:rPr>
      </w:pPr>
    </w:p>
    <w:p w14:paraId="243ECE9C" w14:textId="77777777" w:rsidR="008C5C14" w:rsidRDefault="008C5C14" w:rsidP="008C5C14">
      <w:pPr>
        <w:ind w:right="-40"/>
        <w:rPr>
          <w:sz w:val="20"/>
          <w:szCs w:val="20"/>
        </w:rPr>
      </w:pPr>
    </w:p>
    <w:p w14:paraId="18890F5A" w14:textId="77777777" w:rsidR="008C5C14" w:rsidRDefault="008C5C14" w:rsidP="008C5C14">
      <w:pPr>
        <w:ind w:right="-40"/>
        <w:rPr>
          <w:sz w:val="20"/>
          <w:szCs w:val="20"/>
        </w:rPr>
      </w:pPr>
    </w:p>
    <w:p w14:paraId="5D1EB544" w14:textId="77777777" w:rsidR="008C5C14" w:rsidRDefault="008C5C14" w:rsidP="008C5C14">
      <w:pPr>
        <w:ind w:right="-40"/>
        <w:rPr>
          <w:sz w:val="20"/>
          <w:szCs w:val="20"/>
        </w:rPr>
      </w:pPr>
    </w:p>
    <w:p w14:paraId="7E1CD16C" w14:textId="77777777"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329B0B0E" w14:textId="77777777" w:rsidR="008C5C14" w:rsidRDefault="008C5C14" w:rsidP="008C5C14">
      <w:pPr>
        <w:tabs>
          <w:tab w:val="left" w:pos="720"/>
          <w:tab w:val="left" w:pos="1080"/>
          <w:tab w:val="left" w:pos="1440"/>
          <w:tab w:val="left" w:pos="1800"/>
          <w:tab w:val="left" w:pos="2160"/>
        </w:tabs>
      </w:pPr>
    </w:p>
    <w:p w14:paraId="0103E471" w14:textId="7777777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D5F7A0D" w14:textId="77777777" w:rsidR="0084528A" w:rsidRDefault="0084528A" w:rsidP="00BD0560">
      <w:pPr>
        <w:rPr>
          <w:ins w:id="7" w:author="Cuellar, Maria" w:date="2026-05-21T12:19:00Z" w16du:dateUtc="2026-05-21T16:19:00Z"/>
          <w:u w:val="single"/>
        </w:rPr>
      </w:pPr>
    </w:p>
    <w:p w14:paraId="22DA04A4" w14:textId="77777777"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20F0C43C" w14:textId="77777777"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were conducted at the cartridge, mark, and handgun-load levels to reflect the nested structure of the data. Cartridge-level occurrence outcomes were summarized using the number of tested cartridges recorded in LOADS as the denominator and the number of unique load-cartridge pairs with one or more observed fingermarks as the numerator. Exact 95% confidence intervals were used to quantify uncertainty for reported proportions. Comparisons across handgun type and caliber category were formalized using grouped binomial models. Because multiple cartridges arose from the same handgun load, clustered or load-level resampling methods were used when estimating uncertainty for differences and ratios comparing identifiable fingermarks alone with the combined yield obtained when NIFMs were included. For analyses of associative value, ESLR and Log10 ESLR summaries were reported for observed marks, with interpretations conditioned on the marks being observed.</w:t>
        </w:r>
      </w:ins>
    </w:p>
    <w:p w14:paraId="4FA4F9EA" w14:textId="77777777" w:rsidR="0084528A" w:rsidRDefault="0084528A" w:rsidP="00BD0560">
      <w:pPr>
        <w:rPr>
          <w:ins w:id="12" w:author="Cuellar, Maria" w:date="2026-05-21T12:19:00Z" w16du:dateUtc="2026-05-21T16:19:00Z"/>
          <w:u w:val="single"/>
        </w:rPr>
      </w:pPr>
    </w:p>
    <w:p w14:paraId="07146C7A" w14:textId="77777777" w:rsidR="0084528A" w:rsidRPr="00966DB3" w:rsidRDefault="0084528A" w:rsidP="00BD0560">
      <w:pPr>
        <w:rPr>
          <w:u w:val="single"/>
        </w:rPr>
      </w:pPr>
    </w:p>
    <w:p w14:paraId="359233C0" w14:textId="77777777"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44D825C4" w14:textId="77777777" w:rsidR="005A31C1" w:rsidRPr="006737DA" w:rsidRDefault="005A31C1" w:rsidP="00966DB3">
      <w:pPr>
        <w:widowControl w:val="0"/>
        <w:autoSpaceDE w:val="0"/>
        <w:autoSpaceDN w:val="0"/>
        <w:adjustRightInd w:val="0"/>
        <w:rPr>
          <w:iCs/>
        </w:rPr>
      </w:pPr>
    </w:p>
    <w:p w14:paraId="332DA1F3" w14:textId="77777777" w:rsidR="0051688E" w:rsidRDefault="0051688E">
      <w:pPr>
        <w:spacing w:after="160" w:line="259" w:lineRule="auto"/>
        <w:rPr>
          <w:b/>
          <w:bCs/>
        </w:rPr>
      </w:pPr>
      <w:r>
        <w:rPr>
          <w:b/>
          <w:bCs/>
        </w:rPr>
        <w:br w:type="page"/>
      </w:r>
    </w:p>
    <w:p w14:paraId="78AAC7A2" w14:textId="77777777" w:rsidR="005A31C1" w:rsidRDefault="005A31C1" w:rsidP="00664A28">
      <w:pPr>
        <w:spacing w:after="160" w:line="259" w:lineRule="auto"/>
      </w:pPr>
      <w:r>
        <w:rPr>
          <w:b/>
          <w:bCs/>
        </w:rPr>
        <w:lastRenderedPageBreak/>
        <w:t>III. Results</w:t>
      </w:r>
      <w:r>
        <w:t xml:space="preserve"> </w:t>
      </w:r>
    </w:p>
    <w:p w14:paraId="4AB98252" w14:textId="77777777" w:rsidR="006737DA" w:rsidRPr="006737DA" w:rsidRDefault="006737DA" w:rsidP="009443AF">
      <w:pPr>
        <w:rPr>
          <w:u w:val="single"/>
        </w:rPr>
      </w:pPr>
      <w:r w:rsidRPr="006737DA">
        <w:rPr>
          <w:u w:val="single"/>
        </w:rPr>
        <w:t>A. Ammunition Collection</w:t>
      </w:r>
    </w:p>
    <w:p w14:paraId="49C94FFE" w14:textId="77777777"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4B0E92B2" w14:textId="77777777" w:rsidR="009443AF" w:rsidRPr="00A0540C" w:rsidRDefault="009443AF" w:rsidP="009443AF"/>
    <w:p w14:paraId="091EA530"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35FB0480"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7B3D2D7"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8AC68F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19444E2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6C7740B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35FB7CB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9E86F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6513FD0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4ADDEA8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3E7BFF3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2E35835D"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BED0D4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2022C2C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7097BE7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0872911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1DFD4FC6"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55FD565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72E6DD8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1DCCDF7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57A632F2"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2A7515A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19EA1AF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4518A2B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5D26F010"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39D48EB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08B01FBC"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68CD2A9E"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21E8E60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7ECCC92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114E6CC9"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67BE1210"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6A2DCAB7" w14:textId="77777777" w:rsidTr="009841FB">
        <w:trPr>
          <w:trHeight w:hRule="exact" w:val="216"/>
        </w:trPr>
        <w:tc>
          <w:tcPr>
            <w:tcW w:w="7539" w:type="dxa"/>
            <w:tcBorders>
              <w:top w:val="nil"/>
              <w:left w:val="nil"/>
              <w:bottom w:val="nil"/>
              <w:right w:val="nil"/>
            </w:tcBorders>
            <w:noWrap/>
            <w:hideMark/>
          </w:tcPr>
          <w:p w14:paraId="01C7D472"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068D4FD" w14:textId="77777777" w:rsidTr="009841FB">
        <w:trPr>
          <w:trHeight w:hRule="exact" w:val="216"/>
        </w:trPr>
        <w:tc>
          <w:tcPr>
            <w:tcW w:w="7539" w:type="dxa"/>
            <w:tcBorders>
              <w:top w:val="nil"/>
              <w:left w:val="nil"/>
              <w:bottom w:val="nil"/>
              <w:right w:val="nil"/>
            </w:tcBorders>
            <w:noWrap/>
            <w:hideMark/>
          </w:tcPr>
          <w:p w14:paraId="79C6BC40"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5830D810" w14:textId="77777777" w:rsidR="009443AF" w:rsidRDefault="009443AF" w:rsidP="009841FB">
            <w:pPr>
              <w:ind w:left="-286"/>
              <w:rPr>
                <w:rFonts w:ascii="Calibri" w:hAnsi="Calibri" w:cs="Calibri"/>
                <w:color w:val="000000"/>
                <w:sz w:val="18"/>
                <w:szCs w:val="18"/>
              </w:rPr>
            </w:pPr>
          </w:p>
          <w:p w14:paraId="64DDBE8B" w14:textId="77777777" w:rsidR="009443AF" w:rsidRDefault="009443AF" w:rsidP="009841FB">
            <w:pPr>
              <w:ind w:left="-286"/>
              <w:rPr>
                <w:rFonts w:ascii="Calibri" w:hAnsi="Calibri" w:cs="Calibri"/>
                <w:color w:val="000000"/>
                <w:sz w:val="18"/>
                <w:szCs w:val="18"/>
              </w:rPr>
            </w:pPr>
          </w:p>
          <w:p w14:paraId="29E3C772" w14:textId="77777777" w:rsidR="009443AF" w:rsidRDefault="009443AF" w:rsidP="009841FB">
            <w:pPr>
              <w:ind w:left="-286"/>
              <w:rPr>
                <w:rFonts w:ascii="Calibri" w:hAnsi="Calibri" w:cs="Calibri"/>
                <w:color w:val="000000"/>
                <w:sz w:val="18"/>
                <w:szCs w:val="18"/>
              </w:rPr>
            </w:pPr>
          </w:p>
          <w:p w14:paraId="226717F0" w14:textId="77777777" w:rsidR="009443AF" w:rsidRDefault="009443AF" w:rsidP="009841FB">
            <w:pPr>
              <w:ind w:left="-286"/>
              <w:rPr>
                <w:rFonts w:ascii="Calibri" w:hAnsi="Calibri" w:cs="Calibri"/>
                <w:color w:val="000000"/>
                <w:sz w:val="18"/>
                <w:szCs w:val="18"/>
              </w:rPr>
            </w:pPr>
          </w:p>
          <w:p w14:paraId="680E1C84" w14:textId="77777777" w:rsidR="009443AF" w:rsidRPr="00537CF8" w:rsidRDefault="009443AF" w:rsidP="009841FB">
            <w:pPr>
              <w:ind w:left="-286"/>
              <w:rPr>
                <w:rFonts w:ascii="Calibri" w:hAnsi="Calibri" w:cs="Calibri"/>
                <w:color w:val="000000"/>
                <w:sz w:val="18"/>
                <w:szCs w:val="18"/>
              </w:rPr>
            </w:pPr>
          </w:p>
        </w:tc>
      </w:tr>
      <w:tr w:rsidR="009443AF" w:rsidRPr="00537CF8" w14:paraId="2DB5B398" w14:textId="77777777" w:rsidTr="009841FB">
        <w:trPr>
          <w:trHeight w:hRule="exact" w:val="216"/>
        </w:trPr>
        <w:tc>
          <w:tcPr>
            <w:tcW w:w="7539" w:type="dxa"/>
            <w:tcBorders>
              <w:top w:val="nil"/>
              <w:left w:val="nil"/>
              <w:bottom w:val="nil"/>
              <w:right w:val="nil"/>
            </w:tcBorders>
            <w:noWrap/>
          </w:tcPr>
          <w:p w14:paraId="50BFAA01"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 xml:space="preserve">.32 caliber revolvers are very </w:t>
            </w:r>
            <w:proofErr w:type="gramStart"/>
            <w:r>
              <w:rPr>
                <w:rFonts w:ascii="Calibri" w:hAnsi="Calibri" w:cs="Calibri"/>
                <w:color w:val="000000"/>
                <w:sz w:val="18"/>
                <w:szCs w:val="18"/>
              </w:rPr>
              <w:t>rare</w:t>
            </w:r>
            <w:proofErr w:type="gramEnd"/>
            <w:r>
              <w:rPr>
                <w:rFonts w:ascii="Calibri" w:hAnsi="Calibri" w:cs="Calibri"/>
                <w:color w:val="000000"/>
                <w:sz w:val="18"/>
                <w:szCs w:val="18"/>
              </w:rPr>
              <w:t xml:space="preserve"> and none are represented</w:t>
            </w:r>
          </w:p>
          <w:p w14:paraId="63E9B5C4"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17EEFA6B" w14:textId="77777777" w:rsidR="009443AF" w:rsidRDefault="009443AF" w:rsidP="009841FB">
            <w:pPr>
              <w:ind w:left="-286"/>
              <w:rPr>
                <w:rFonts w:ascii="Calibri" w:hAnsi="Calibri" w:cs="Calibri"/>
                <w:color w:val="000000"/>
                <w:sz w:val="18"/>
                <w:szCs w:val="18"/>
              </w:rPr>
            </w:pPr>
          </w:p>
          <w:p w14:paraId="4609A905" w14:textId="77777777" w:rsidR="009443AF" w:rsidRDefault="009443AF" w:rsidP="009841FB">
            <w:pPr>
              <w:ind w:left="-286"/>
              <w:rPr>
                <w:rFonts w:ascii="Calibri" w:hAnsi="Calibri" w:cs="Calibri"/>
                <w:color w:val="000000"/>
                <w:sz w:val="18"/>
                <w:szCs w:val="18"/>
              </w:rPr>
            </w:pPr>
          </w:p>
          <w:p w14:paraId="7BA60FF6" w14:textId="77777777" w:rsidR="009443AF" w:rsidRDefault="009443AF" w:rsidP="009841FB">
            <w:pPr>
              <w:ind w:left="-286"/>
              <w:rPr>
                <w:rFonts w:ascii="Calibri" w:hAnsi="Calibri" w:cs="Calibri"/>
                <w:color w:val="000000"/>
                <w:sz w:val="18"/>
                <w:szCs w:val="18"/>
              </w:rPr>
            </w:pPr>
          </w:p>
          <w:p w14:paraId="2CBF46D5" w14:textId="77777777" w:rsidR="009443AF" w:rsidRDefault="009443AF" w:rsidP="009841FB">
            <w:pPr>
              <w:ind w:left="-286"/>
              <w:rPr>
                <w:rFonts w:ascii="Calibri" w:hAnsi="Calibri" w:cs="Calibri"/>
                <w:color w:val="000000"/>
                <w:sz w:val="18"/>
                <w:szCs w:val="18"/>
              </w:rPr>
            </w:pPr>
          </w:p>
          <w:p w14:paraId="410D1399" w14:textId="77777777" w:rsidR="009443AF" w:rsidRDefault="009443AF" w:rsidP="009841FB">
            <w:pPr>
              <w:ind w:left="-286"/>
              <w:rPr>
                <w:rFonts w:ascii="Calibri" w:hAnsi="Calibri" w:cs="Calibri"/>
                <w:color w:val="000000"/>
                <w:sz w:val="18"/>
                <w:szCs w:val="18"/>
                <w:vertAlign w:val="superscript"/>
              </w:rPr>
            </w:pPr>
          </w:p>
        </w:tc>
      </w:tr>
      <w:tr w:rsidR="009443AF" w:rsidRPr="00537CF8" w14:paraId="52CEC620" w14:textId="77777777" w:rsidTr="009841FB">
        <w:trPr>
          <w:trHeight w:hRule="exact" w:val="216"/>
        </w:trPr>
        <w:tc>
          <w:tcPr>
            <w:tcW w:w="7539" w:type="dxa"/>
            <w:tcBorders>
              <w:top w:val="nil"/>
              <w:left w:val="nil"/>
              <w:bottom w:val="nil"/>
              <w:right w:val="nil"/>
            </w:tcBorders>
            <w:noWrap/>
          </w:tcPr>
          <w:p w14:paraId="2EB78DFC" w14:textId="77777777" w:rsidR="009443AF" w:rsidRDefault="009443AF" w:rsidP="009841FB">
            <w:pPr>
              <w:ind w:left="-286"/>
              <w:rPr>
                <w:rFonts w:ascii="Calibri" w:hAnsi="Calibri" w:cs="Calibri"/>
                <w:color w:val="000000"/>
                <w:sz w:val="18"/>
                <w:szCs w:val="18"/>
                <w:vertAlign w:val="superscript"/>
              </w:rPr>
            </w:pPr>
          </w:p>
        </w:tc>
      </w:tr>
    </w:tbl>
    <w:p w14:paraId="6193A1B3" w14:textId="77777777" w:rsidR="009443AF" w:rsidRDefault="009443AF" w:rsidP="009443AF">
      <w:pPr>
        <w:rPr>
          <w:rFonts w:eastAsia="Arial Unicode MS"/>
          <w:highlight w:val="lightGray"/>
        </w:rPr>
      </w:pPr>
    </w:p>
    <w:p w14:paraId="77AF3554" w14:textId="77777777" w:rsidR="009443AF" w:rsidRDefault="009443AF" w:rsidP="009443AF">
      <w:pPr>
        <w:rPr>
          <w:rFonts w:eastAsia="Arial Unicode MS"/>
          <w:highlight w:val="lightGray"/>
        </w:rPr>
      </w:pPr>
    </w:p>
    <w:p w14:paraId="179DC789" w14:textId="77777777" w:rsidR="009443AF" w:rsidRDefault="009443AF" w:rsidP="009443AF">
      <w:pPr>
        <w:rPr>
          <w:rFonts w:eastAsia="Arial Unicode MS"/>
          <w:highlight w:val="lightGray"/>
        </w:rPr>
      </w:pPr>
    </w:p>
    <w:p w14:paraId="1AFC9B87" w14:textId="77777777" w:rsidR="006737DA" w:rsidRDefault="006737DA" w:rsidP="009443AF">
      <w:pPr>
        <w:rPr>
          <w:rFonts w:eastAsia="Arial Unicode MS"/>
        </w:rPr>
      </w:pPr>
    </w:p>
    <w:p w14:paraId="67E74BD4" w14:textId="77777777"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F54F04A" w14:textId="77777777"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68930C6A" w14:textId="77777777" w:rsidR="0051688E" w:rsidRDefault="0051688E" w:rsidP="009443AF">
      <w:pPr>
        <w:rPr>
          <w:rFonts w:eastAsia="Arial Unicode MS"/>
          <w:highlight w:val="lightGray"/>
        </w:rPr>
      </w:pPr>
    </w:p>
    <w:p w14:paraId="6C502DEC"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5AFEBAC2" w14:textId="77777777" w:rsidR="0051688E" w:rsidRDefault="0051688E" w:rsidP="0051688E"/>
    <w:p w14:paraId="794F8043"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79F877BB" w14:textId="77777777" w:rsidR="0051688E" w:rsidRDefault="0051688E" w:rsidP="0051688E"/>
    <w:p w14:paraId="4C1648A1" w14:textId="77777777"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0DED2088" w14:textId="77777777" w:rsidR="0051688E" w:rsidRDefault="0051688E" w:rsidP="0051688E"/>
    <w:p w14:paraId="5D05C54A" w14:textId="77777777"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416E9774" w14:textId="77777777" w:rsidR="0051688E" w:rsidRDefault="0051688E" w:rsidP="0051688E"/>
    <w:p w14:paraId="4AB50260" w14:textId="77777777" w:rsidR="0051688E" w:rsidRPr="00781970" w:rsidRDefault="0051688E" w:rsidP="0051688E">
      <w:pPr>
        <w:jc w:val="center"/>
      </w:pPr>
      <w:r w:rsidRPr="00781970">
        <w:t>Table 2. Distribution of 478 Fingermarks by Handgun Type and Caliber Class</w:t>
      </w:r>
    </w:p>
    <w:p w14:paraId="1D28F06C" w14:textId="77777777" w:rsidR="0051688E" w:rsidRDefault="0051688E" w:rsidP="0051688E">
      <w:pPr>
        <w:jc w:val="center"/>
      </w:pPr>
    </w:p>
    <w:p w14:paraId="469C2704"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F919EBD" w14:textId="77777777" w:rsidR="0051688E" w:rsidRDefault="0051688E" w:rsidP="0051688E">
      <w:pPr>
        <w:jc w:val="center"/>
      </w:pPr>
    </w:p>
    <w:p w14:paraId="4083B424" w14:textId="77777777" w:rsidR="0051688E" w:rsidRDefault="0051688E" w:rsidP="0051688E">
      <w:pPr>
        <w:jc w:val="center"/>
      </w:pPr>
    </w:p>
    <w:p w14:paraId="17A2B01B" w14:textId="77777777" w:rsidR="0051688E" w:rsidRPr="00781970" w:rsidRDefault="0051688E" w:rsidP="0051688E">
      <w:pPr>
        <w:ind w:left="-180" w:right="-220"/>
        <w:jc w:val="center"/>
      </w:pPr>
      <w:r w:rsidRPr="00781970">
        <w:t>Table 3. Distribution of the 64 Identifiable Fingermarks by Handgun Type and Caliber Class</w:t>
      </w:r>
    </w:p>
    <w:p w14:paraId="574ACC48" w14:textId="77777777" w:rsidR="0051688E" w:rsidRDefault="0051688E" w:rsidP="0051688E">
      <w:pPr>
        <w:jc w:val="center"/>
      </w:pPr>
    </w:p>
    <w:p w14:paraId="6B8BC324"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BCA25E0" w14:textId="77777777" w:rsidR="0051688E" w:rsidRDefault="0051688E" w:rsidP="0051688E">
      <w:pPr>
        <w:jc w:val="center"/>
      </w:pPr>
    </w:p>
    <w:p w14:paraId="451BEE7F" w14:textId="77777777"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B995C2C" w14:textId="77777777" w:rsidR="0051688E" w:rsidRDefault="0051688E" w:rsidP="0051688E">
      <w:pPr>
        <w:jc w:val="center"/>
      </w:pPr>
    </w:p>
    <w:p w14:paraId="2571DC40"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1C1B5C0B"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60A6CED6" w14:textId="77777777" w:rsidR="0051688E" w:rsidRDefault="0051688E" w:rsidP="0051688E"/>
    <w:p w14:paraId="7A59D476" w14:textId="77777777"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xml:space="preserve">. Number of fingermarks per 100 cartridges showing a given number of minutiae or more. The 45 and 38 revolver classes show the greatest numbers of fingermarks, the 32 semi-automatic class shows intermediate numbers, and the four other classes show smaller numbers that are </w:t>
      </w:r>
      <w:proofErr w:type="gramStart"/>
      <w:r w:rsidRPr="0051688E">
        <w:rPr>
          <w:sz w:val="20"/>
          <w:szCs w:val="20"/>
        </w:rPr>
        <w:t>similar to</w:t>
      </w:r>
      <w:proofErr w:type="gramEnd"/>
      <w:r w:rsidRPr="0051688E">
        <w:rPr>
          <w:sz w:val="20"/>
          <w:szCs w:val="20"/>
        </w:rPr>
        <w:t xml:space="preserve"> one another.</w:t>
      </w:r>
    </w:p>
    <w:p w14:paraId="6338A235" w14:textId="77777777" w:rsidR="0051688E" w:rsidRDefault="0051688E" w:rsidP="0051688E"/>
    <w:p w14:paraId="0EB3C850" w14:textId="77777777" w:rsidR="00883489" w:rsidRDefault="00883489" w:rsidP="006737DA"/>
    <w:p w14:paraId="22185E9C" w14:textId="77777777" w:rsidR="00883489" w:rsidRDefault="00883489" w:rsidP="006737DA"/>
    <w:p w14:paraId="1BF24D55" w14:textId="77777777" w:rsidR="00883489" w:rsidRDefault="00883489" w:rsidP="006737DA">
      <w:r>
        <w:t xml:space="preserve">C. </w:t>
      </w:r>
      <w:r w:rsidR="0018769C">
        <w:rPr>
          <w:u w:val="single"/>
        </w:rPr>
        <w:t>Expected Associative Values</w:t>
      </w:r>
    </w:p>
    <w:p w14:paraId="398D745F" w14:textId="77777777" w:rsidR="00883489" w:rsidRDefault="00883489" w:rsidP="006737DA"/>
    <w:p w14:paraId="02B626B9" w14:textId="77777777"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20F84241" w14:textId="77777777" w:rsidR="006737DA" w:rsidRDefault="006737DA" w:rsidP="006737DA"/>
    <w:p w14:paraId="6F12702F" w14:textId="77777777" w:rsidR="006737DA" w:rsidRDefault="006737DA" w:rsidP="006737DA">
      <w:pPr>
        <w:rPr>
          <w:sz w:val="20"/>
          <w:szCs w:val="20"/>
        </w:rPr>
      </w:pPr>
      <w:r>
        <w:rPr>
          <w:noProof/>
        </w:rPr>
        <w:lastRenderedPageBreak/>
        <w:drawing>
          <wp:anchor distT="0" distB="0" distL="114300" distR="114300" simplePos="0" relativeHeight="251655168"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3166B13D" w14:textId="77777777" w:rsidR="006737DA" w:rsidRDefault="006737DA" w:rsidP="006737DA">
      <w:pPr>
        <w:pStyle w:val="BodyText"/>
        <w:spacing w:before="1"/>
        <w:rPr>
          <w:sz w:val="20"/>
          <w:szCs w:val="20"/>
        </w:rPr>
      </w:pPr>
    </w:p>
    <w:p w14:paraId="4BAA35DE" w14:textId="77777777" w:rsidR="006737DA" w:rsidRDefault="006737DA" w:rsidP="006737DA">
      <w:pPr>
        <w:pStyle w:val="BodyText"/>
        <w:spacing w:before="1"/>
        <w:rPr>
          <w:sz w:val="20"/>
          <w:szCs w:val="20"/>
        </w:rPr>
      </w:pPr>
    </w:p>
    <w:p w14:paraId="5BE17524" w14:textId="77777777" w:rsidR="006737DA" w:rsidRDefault="006737DA" w:rsidP="006737DA">
      <w:pPr>
        <w:pStyle w:val="BodyText"/>
        <w:spacing w:before="1"/>
        <w:rPr>
          <w:sz w:val="20"/>
          <w:szCs w:val="20"/>
        </w:rPr>
      </w:pPr>
    </w:p>
    <w:p w14:paraId="7357CAB4" w14:textId="77777777" w:rsidR="006737DA" w:rsidRDefault="006737DA" w:rsidP="006737DA">
      <w:pPr>
        <w:pStyle w:val="BodyText"/>
        <w:spacing w:before="1"/>
        <w:rPr>
          <w:sz w:val="20"/>
          <w:szCs w:val="20"/>
        </w:rPr>
      </w:pPr>
    </w:p>
    <w:p w14:paraId="0A08596C" w14:textId="77777777" w:rsidR="006737DA" w:rsidRDefault="006737DA" w:rsidP="006737DA">
      <w:pPr>
        <w:pStyle w:val="BodyText"/>
        <w:spacing w:before="1"/>
        <w:rPr>
          <w:sz w:val="20"/>
          <w:szCs w:val="20"/>
        </w:rPr>
      </w:pPr>
    </w:p>
    <w:p w14:paraId="7D5B4BA3" w14:textId="77777777" w:rsidR="006737DA" w:rsidRDefault="006737DA" w:rsidP="006737DA">
      <w:pPr>
        <w:pStyle w:val="BodyText"/>
        <w:spacing w:before="1"/>
        <w:rPr>
          <w:sz w:val="20"/>
          <w:szCs w:val="20"/>
        </w:rPr>
      </w:pPr>
    </w:p>
    <w:p w14:paraId="3271B064" w14:textId="77777777" w:rsidR="006737DA" w:rsidRDefault="006737DA" w:rsidP="006737DA">
      <w:pPr>
        <w:pStyle w:val="BodyText"/>
        <w:spacing w:before="1"/>
        <w:rPr>
          <w:sz w:val="20"/>
          <w:szCs w:val="20"/>
        </w:rPr>
      </w:pPr>
    </w:p>
    <w:p w14:paraId="4E88AFB0" w14:textId="77777777" w:rsidR="006737DA" w:rsidRDefault="006737DA" w:rsidP="006737DA">
      <w:pPr>
        <w:pStyle w:val="BodyText"/>
        <w:spacing w:before="1"/>
        <w:rPr>
          <w:sz w:val="20"/>
          <w:szCs w:val="20"/>
        </w:rPr>
      </w:pPr>
    </w:p>
    <w:p w14:paraId="6CC8D817" w14:textId="77777777" w:rsidR="006737DA" w:rsidRDefault="006737DA" w:rsidP="006737DA">
      <w:pPr>
        <w:pStyle w:val="BodyText"/>
        <w:spacing w:before="1"/>
        <w:rPr>
          <w:sz w:val="20"/>
          <w:szCs w:val="20"/>
        </w:rPr>
      </w:pPr>
    </w:p>
    <w:p w14:paraId="7016CC6F" w14:textId="77777777" w:rsidR="006737DA" w:rsidRDefault="006737DA" w:rsidP="006737DA">
      <w:pPr>
        <w:pStyle w:val="BodyText"/>
        <w:spacing w:before="1"/>
        <w:rPr>
          <w:sz w:val="20"/>
          <w:szCs w:val="20"/>
        </w:rPr>
      </w:pPr>
    </w:p>
    <w:p w14:paraId="35ADB5B0" w14:textId="77777777" w:rsidR="006737DA" w:rsidRDefault="006737DA" w:rsidP="006737DA">
      <w:pPr>
        <w:pStyle w:val="BodyText"/>
        <w:spacing w:before="1"/>
        <w:rPr>
          <w:sz w:val="20"/>
          <w:szCs w:val="20"/>
        </w:rPr>
      </w:pPr>
    </w:p>
    <w:p w14:paraId="641FE20C" w14:textId="77777777" w:rsidR="006737DA" w:rsidRDefault="006737DA" w:rsidP="006737DA">
      <w:pPr>
        <w:pStyle w:val="BodyText"/>
        <w:spacing w:before="1"/>
        <w:rPr>
          <w:sz w:val="20"/>
          <w:szCs w:val="20"/>
        </w:rPr>
      </w:pPr>
    </w:p>
    <w:p w14:paraId="362FE0A5" w14:textId="77777777" w:rsidR="006737DA" w:rsidRDefault="006737DA" w:rsidP="006737DA">
      <w:pPr>
        <w:pStyle w:val="BodyText"/>
        <w:spacing w:before="1"/>
        <w:rPr>
          <w:sz w:val="20"/>
          <w:szCs w:val="20"/>
        </w:rPr>
      </w:pPr>
    </w:p>
    <w:p w14:paraId="65C9DE33" w14:textId="77777777" w:rsidR="006737DA" w:rsidRDefault="006737DA" w:rsidP="006737DA">
      <w:pPr>
        <w:pStyle w:val="BodyText"/>
        <w:spacing w:before="1"/>
        <w:rPr>
          <w:sz w:val="20"/>
          <w:szCs w:val="20"/>
        </w:rPr>
      </w:pPr>
    </w:p>
    <w:p w14:paraId="0C5E3694" w14:textId="77777777" w:rsidR="006737DA" w:rsidRDefault="006737DA" w:rsidP="006737DA">
      <w:pPr>
        <w:pStyle w:val="BodyText"/>
        <w:spacing w:before="1"/>
        <w:rPr>
          <w:sz w:val="20"/>
          <w:szCs w:val="20"/>
        </w:rPr>
      </w:pPr>
    </w:p>
    <w:p w14:paraId="15607C66" w14:textId="77777777" w:rsidR="006737DA" w:rsidRDefault="006737DA" w:rsidP="006737DA">
      <w:pPr>
        <w:pStyle w:val="BodyText"/>
        <w:spacing w:before="1"/>
        <w:rPr>
          <w:sz w:val="20"/>
          <w:szCs w:val="20"/>
        </w:rPr>
      </w:pPr>
    </w:p>
    <w:p w14:paraId="3191041C" w14:textId="77777777" w:rsidR="006737DA" w:rsidRDefault="006737DA" w:rsidP="006737DA">
      <w:pPr>
        <w:pStyle w:val="BodyText"/>
        <w:spacing w:before="1"/>
        <w:rPr>
          <w:sz w:val="20"/>
          <w:szCs w:val="20"/>
        </w:rPr>
      </w:pPr>
    </w:p>
    <w:p w14:paraId="235782B6" w14:textId="77777777" w:rsidR="006737DA" w:rsidRDefault="006737DA" w:rsidP="006737DA">
      <w:pPr>
        <w:pStyle w:val="BodyText"/>
        <w:spacing w:before="1"/>
        <w:rPr>
          <w:sz w:val="20"/>
          <w:szCs w:val="20"/>
        </w:rPr>
      </w:pPr>
    </w:p>
    <w:p w14:paraId="6F3E401A" w14:textId="77777777" w:rsidR="006737DA" w:rsidRDefault="006737DA" w:rsidP="006737DA">
      <w:pPr>
        <w:pStyle w:val="BodyText"/>
        <w:spacing w:before="1"/>
        <w:rPr>
          <w:sz w:val="20"/>
          <w:szCs w:val="20"/>
        </w:rPr>
      </w:pPr>
    </w:p>
    <w:p w14:paraId="422E2A4B" w14:textId="77777777" w:rsidR="006737DA" w:rsidRDefault="006737DA" w:rsidP="006737DA">
      <w:pPr>
        <w:pStyle w:val="BodyText"/>
        <w:spacing w:before="1"/>
        <w:rPr>
          <w:sz w:val="20"/>
          <w:szCs w:val="20"/>
        </w:rPr>
      </w:pPr>
    </w:p>
    <w:p w14:paraId="00195B0A" w14:textId="77777777" w:rsidR="006737DA" w:rsidRDefault="006737DA" w:rsidP="006737DA">
      <w:pPr>
        <w:pStyle w:val="BodyText"/>
        <w:spacing w:before="1"/>
        <w:rPr>
          <w:sz w:val="20"/>
          <w:szCs w:val="20"/>
        </w:rPr>
      </w:pPr>
    </w:p>
    <w:p w14:paraId="67C62F4D" w14:textId="77777777" w:rsidR="006737DA" w:rsidRDefault="006737DA" w:rsidP="006737DA">
      <w:pPr>
        <w:pStyle w:val="BodyText"/>
        <w:spacing w:before="1"/>
        <w:rPr>
          <w:sz w:val="20"/>
          <w:szCs w:val="20"/>
        </w:rPr>
      </w:pPr>
    </w:p>
    <w:p w14:paraId="39117E4F" w14:textId="77777777" w:rsidR="006737DA" w:rsidRDefault="006737DA" w:rsidP="006737DA">
      <w:pPr>
        <w:pStyle w:val="BodyText"/>
        <w:spacing w:before="1"/>
        <w:rPr>
          <w:sz w:val="20"/>
          <w:szCs w:val="20"/>
        </w:rPr>
      </w:pPr>
    </w:p>
    <w:p w14:paraId="6F275BF0" w14:textId="77777777" w:rsidR="006737DA" w:rsidRDefault="006737DA" w:rsidP="006737DA">
      <w:pPr>
        <w:pStyle w:val="BodyText"/>
        <w:spacing w:before="1"/>
        <w:rPr>
          <w:sz w:val="20"/>
          <w:szCs w:val="20"/>
        </w:rPr>
      </w:pPr>
    </w:p>
    <w:p w14:paraId="53FEEBB7" w14:textId="77777777" w:rsidR="006737DA" w:rsidRDefault="006737DA" w:rsidP="006737DA">
      <w:pPr>
        <w:pStyle w:val="BodyText"/>
        <w:spacing w:before="1"/>
        <w:rPr>
          <w:sz w:val="20"/>
          <w:szCs w:val="20"/>
        </w:rPr>
      </w:pPr>
    </w:p>
    <w:p w14:paraId="75A5AA1D" w14:textId="77777777" w:rsidR="006737DA" w:rsidRDefault="006737DA" w:rsidP="006737DA">
      <w:pPr>
        <w:pStyle w:val="BodyText"/>
        <w:spacing w:before="1"/>
        <w:rPr>
          <w:sz w:val="20"/>
          <w:szCs w:val="20"/>
        </w:rPr>
      </w:pPr>
    </w:p>
    <w:p w14:paraId="6F7C042E" w14:textId="77777777" w:rsidR="006737DA" w:rsidRDefault="006737DA" w:rsidP="006737DA">
      <w:pPr>
        <w:pStyle w:val="BodyText"/>
        <w:spacing w:before="1"/>
        <w:rPr>
          <w:sz w:val="20"/>
          <w:szCs w:val="20"/>
        </w:rPr>
      </w:pPr>
    </w:p>
    <w:p w14:paraId="03B95D43" w14:textId="77777777" w:rsidR="006737DA" w:rsidRDefault="006737DA" w:rsidP="006737DA">
      <w:pPr>
        <w:pStyle w:val="BodyText"/>
        <w:spacing w:before="1"/>
        <w:rPr>
          <w:sz w:val="20"/>
          <w:szCs w:val="20"/>
        </w:rPr>
      </w:pPr>
    </w:p>
    <w:p w14:paraId="793B9340" w14:textId="77777777" w:rsidR="006737DA" w:rsidRDefault="006737DA" w:rsidP="006737DA">
      <w:pPr>
        <w:pStyle w:val="BodyText"/>
        <w:spacing w:before="1"/>
        <w:rPr>
          <w:sz w:val="20"/>
          <w:szCs w:val="20"/>
        </w:rPr>
      </w:pPr>
    </w:p>
    <w:p w14:paraId="7D8CFC20" w14:textId="77777777" w:rsidR="006737DA" w:rsidRDefault="006737DA" w:rsidP="006737DA">
      <w:pPr>
        <w:pStyle w:val="BodyText"/>
        <w:spacing w:before="1"/>
        <w:rPr>
          <w:sz w:val="20"/>
          <w:szCs w:val="20"/>
        </w:rPr>
      </w:pPr>
    </w:p>
    <w:p w14:paraId="24B15DD3" w14:textId="77777777"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369276B" w14:textId="77777777" w:rsidR="006737DA" w:rsidRDefault="006737DA" w:rsidP="006737DA">
      <w:pPr>
        <w:rPr>
          <w:highlight w:val="yellow"/>
        </w:rPr>
      </w:pPr>
    </w:p>
    <w:p w14:paraId="3419FD74" w14:textId="77777777" w:rsidR="0089433C" w:rsidRDefault="0089433C" w:rsidP="006737DA">
      <w:pPr>
        <w:rPr>
          <w:highlight w:val="yellow"/>
        </w:rPr>
      </w:pPr>
    </w:p>
    <w:p w14:paraId="641D0CDA" w14:textId="77777777"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4982EC80" w14:textId="77777777" w:rsidR="006737DA" w:rsidRDefault="006737DA" w:rsidP="006737DA">
      <w:pPr>
        <w:jc w:val="center"/>
      </w:pPr>
    </w:p>
    <w:p w14:paraId="3EB7B428" w14:textId="77777777" w:rsidR="006737DA" w:rsidRDefault="006737DA" w:rsidP="006737DA">
      <w:pPr>
        <w:jc w:val="center"/>
      </w:pPr>
    </w:p>
    <w:p w14:paraId="28872B37" w14:textId="77777777" w:rsidR="0089433C" w:rsidRDefault="006737DA" w:rsidP="006737DA">
      <w:pPr>
        <w:jc w:val="center"/>
      </w:pPr>
      <w:r>
        <w:t xml:space="preserve">   </w:t>
      </w:r>
    </w:p>
    <w:p w14:paraId="649197CC" w14:textId="77777777" w:rsidR="0089433C" w:rsidRDefault="0089433C" w:rsidP="006737DA">
      <w:pPr>
        <w:jc w:val="center"/>
      </w:pPr>
    </w:p>
    <w:p w14:paraId="40795D81" w14:textId="77777777" w:rsidR="0089433C" w:rsidRDefault="0089433C" w:rsidP="006737DA">
      <w:pPr>
        <w:jc w:val="center"/>
      </w:pPr>
    </w:p>
    <w:p w14:paraId="0B04E307" w14:textId="77777777" w:rsidR="0089433C" w:rsidRDefault="0089433C" w:rsidP="006737DA">
      <w:pPr>
        <w:jc w:val="center"/>
      </w:pPr>
    </w:p>
    <w:p w14:paraId="558629C1" w14:textId="77777777" w:rsidR="006737DA" w:rsidRPr="00F9468D" w:rsidRDefault="006737DA" w:rsidP="006737DA">
      <w:pPr>
        <w:jc w:val="center"/>
      </w:pPr>
      <w:r w:rsidRPr="00F9468D">
        <w:t>Table 5. Associative Values indicated by the ESLR</w:t>
      </w:r>
    </w:p>
    <w:p w14:paraId="16FCC362" w14:textId="77777777" w:rsidR="006737DA" w:rsidRDefault="006737DA" w:rsidP="006737DA">
      <w:pPr>
        <w:jc w:val="center"/>
      </w:pPr>
      <w:r w:rsidRPr="006C66E8">
        <w:rPr>
          <w:noProof/>
        </w:rPr>
        <w:drawing>
          <wp:anchor distT="0" distB="0" distL="114300" distR="114300" simplePos="0" relativeHeight="251658240"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79E03A26" w14:textId="77777777" w:rsidR="006737DA" w:rsidRDefault="006737DA" w:rsidP="006737DA">
      <w:pPr>
        <w:jc w:val="center"/>
      </w:pPr>
    </w:p>
    <w:p w14:paraId="2A23C2CF" w14:textId="77777777" w:rsidR="006737DA" w:rsidRPr="00B62CA6" w:rsidRDefault="006737DA" w:rsidP="006737DA">
      <w:pPr>
        <w:jc w:val="center"/>
      </w:pPr>
    </w:p>
    <w:p w14:paraId="38F5548B" w14:textId="77777777" w:rsidR="006737DA" w:rsidRPr="00830F65" w:rsidRDefault="006737DA" w:rsidP="006737DA"/>
    <w:p w14:paraId="36B92E11" w14:textId="77777777" w:rsidR="006737DA" w:rsidRPr="00830F65" w:rsidRDefault="006737DA" w:rsidP="006737DA"/>
    <w:p w14:paraId="79290648" w14:textId="77777777" w:rsidR="006737DA" w:rsidRPr="00830F65" w:rsidRDefault="006737DA" w:rsidP="006737DA"/>
    <w:p w14:paraId="35E2FCA1" w14:textId="77777777" w:rsidR="006737DA" w:rsidRPr="00830F65" w:rsidRDefault="006737DA" w:rsidP="006737DA"/>
    <w:p w14:paraId="60028BB8" w14:textId="77777777" w:rsidR="006737DA" w:rsidRDefault="006737DA" w:rsidP="006737DA">
      <w:pPr>
        <w:rPr>
          <w:highlight w:val="yellow"/>
        </w:rPr>
      </w:pPr>
    </w:p>
    <w:p w14:paraId="5CB70CE0" w14:textId="77777777" w:rsidR="006737DA" w:rsidRDefault="006737DA" w:rsidP="006737DA">
      <w:pPr>
        <w:rPr>
          <w:highlight w:val="yellow"/>
        </w:rPr>
      </w:pPr>
    </w:p>
    <w:p w14:paraId="7575D0F4" w14:textId="77777777" w:rsidR="006737DA" w:rsidRDefault="006737DA" w:rsidP="006737DA">
      <w:pPr>
        <w:rPr>
          <w:highlight w:val="yellow"/>
        </w:rPr>
      </w:pPr>
    </w:p>
    <w:p w14:paraId="43DE09D7" w14:textId="77777777" w:rsidR="006737DA" w:rsidRDefault="006737DA" w:rsidP="006737DA">
      <w:pPr>
        <w:rPr>
          <w:highlight w:val="yellow"/>
        </w:rPr>
      </w:pPr>
    </w:p>
    <w:p w14:paraId="382C57D8" w14:textId="77777777" w:rsidR="006737DA" w:rsidRDefault="006737DA" w:rsidP="006737DA">
      <w:pPr>
        <w:rPr>
          <w:highlight w:val="yellow"/>
        </w:rPr>
      </w:pPr>
    </w:p>
    <w:p w14:paraId="1832D209" w14:textId="77777777" w:rsidR="006737DA" w:rsidRDefault="006737DA" w:rsidP="006737DA">
      <w:pPr>
        <w:rPr>
          <w:highlight w:val="yellow"/>
        </w:rPr>
      </w:pPr>
    </w:p>
    <w:p w14:paraId="70B07191" w14:textId="77777777" w:rsidR="006737DA" w:rsidRDefault="006737DA" w:rsidP="006737DA">
      <w:pPr>
        <w:rPr>
          <w:highlight w:val="yellow"/>
        </w:rPr>
      </w:pPr>
    </w:p>
    <w:p w14:paraId="3C01C0C3" w14:textId="77777777" w:rsidR="006737DA" w:rsidRDefault="006737DA" w:rsidP="006737DA">
      <w:pPr>
        <w:rPr>
          <w:highlight w:val="yellow"/>
        </w:rPr>
      </w:pPr>
    </w:p>
    <w:p w14:paraId="2A4CC0B3" w14:textId="77777777" w:rsidR="006737DA" w:rsidRDefault="006737DA" w:rsidP="006737DA"/>
    <w:p w14:paraId="5D894DEB" w14:textId="77777777"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77F27BB" w14:textId="77777777"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4241855" w14:textId="77777777"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57C66831" w14:textId="77777777" w:rsidR="006737DA" w:rsidRDefault="006737DA" w:rsidP="006737DA"/>
    <w:p w14:paraId="71980E8B" w14:textId="77777777" w:rsidR="006737DA" w:rsidRDefault="006737DA" w:rsidP="006737DA">
      <w:pPr>
        <w:ind w:left="-90"/>
      </w:pPr>
    </w:p>
    <w:p w14:paraId="7172D62A" w14:textId="77777777" w:rsidR="006737DA" w:rsidRDefault="006737DA" w:rsidP="006737DA">
      <w:pPr>
        <w:ind w:left="-90"/>
      </w:pPr>
    </w:p>
    <w:p w14:paraId="5D8F0A35" w14:textId="77777777" w:rsidR="006737DA" w:rsidRDefault="006737DA" w:rsidP="006737DA">
      <w:pPr>
        <w:ind w:left="-90"/>
      </w:pPr>
    </w:p>
    <w:p w14:paraId="53878452" w14:textId="77777777" w:rsidR="006737DA" w:rsidRDefault="006737DA" w:rsidP="006737DA">
      <w:pPr>
        <w:ind w:left="-90"/>
      </w:pPr>
    </w:p>
    <w:p w14:paraId="10EC1B4E" w14:textId="77777777" w:rsidR="006737DA" w:rsidRDefault="006737DA" w:rsidP="006737DA">
      <w:pPr>
        <w:ind w:left="-90"/>
      </w:pPr>
    </w:p>
    <w:p w14:paraId="4CE026D3" w14:textId="77777777" w:rsidR="006737DA" w:rsidRDefault="006737DA" w:rsidP="006737DA">
      <w:pPr>
        <w:ind w:left="-90"/>
      </w:pPr>
    </w:p>
    <w:p w14:paraId="4E3E3BED" w14:textId="77777777" w:rsidR="006737DA" w:rsidRDefault="006737DA" w:rsidP="006737DA">
      <w:pPr>
        <w:ind w:left="-90"/>
      </w:pPr>
      <w:r>
        <w:rPr>
          <w:noProof/>
        </w:rPr>
        <w:lastRenderedPageBreak/>
        <w:drawing>
          <wp:anchor distT="0" distB="0" distL="114300" distR="114300" simplePos="0" relativeHeight="251656192"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448DD3AE" w14:textId="77777777" w:rsidR="006737DA" w:rsidRDefault="006737DA" w:rsidP="006737DA">
      <w:pPr>
        <w:ind w:left="-90"/>
      </w:pPr>
    </w:p>
    <w:p w14:paraId="0FFE9939" w14:textId="77777777" w:rsidR="006737DA" w:rsidRDefault="006737DA" w:rsidP="006737DA">
      <w:pPr>
        <w:ind w:left="-90"/>
      </w:pPr>
    </w:p>
    <w:p w14:paraId="3548DF79" w14:textId="77777777" w:rsidR="006737DA" w:rsidRDefault="006737DA" w:rsidP="006737DA">
      <w:pPr>
        <w:ind w:left="-90"/>
      </w:pPr>
    </w:p>
    <w:p w14:paraId="47B1EE89" w14:textId="77777777" w:rsidR="006737DA" w:rsidRDefault="006737DA" w:rsidP="006737DA">
      <w:pPr>
        <w:ind w:left="-90"/>
      </w:pPr>
    </w:p>
    <w:p w14:paraId="1018E5D9" w14:textId="77777777" w:rsidR="006737DA" w:rsidRDefault="006737DA" w:rsidP="006737DA">
      <w:pPr>
        <w:ind w:left="-90"/>
      </w:pPr>
    </w:p>
    <w:p w14:paraId="263674C6" w14:textId="77777777" w:rsidR="006737DA" w:rsidRDefault="006737DA" w:rsidP="006737DA">
      <w:pPr>
        <w:ind w:left="-90"/>
      </w:pPr>
    </w:p>
    <w:p w14:paraId="122A9996" w14:textId="77777777" w:rsidR="006737DA" w:rsidRDefault="006737DA" w:rsidP="006737DA">
      <w:pPr>
        <w:ind w:left="-90"/>
      </w:pPr>
    </w:p>
    <w:p w14:paraId="0752D82D" w14:textId="77777777" w:rsidR="006737DA" w:rsidRDefault="006737DA" w:rsidP="006737DA">
      <w:pPr>
        <w:ind w:left="-90"/>
      </w:pPr>
    </w:p>
    <w:p w14:paraId="103BF12B" w14:textId="77777777" w:rsidR="006737DA" w:rsidRDefault="006737DA" w:rsidP="006737DA">
      <w:pPr>
        <w:ind w:left="-90"/>
      </w:pPr>
    </w:p>
    <w:p w14:paraId="669FC8A6" w14:textId="77777777" w:rsidR="006737DA" w:rsidRDefault="006737DA" w:rsidP="006737DA">
      <w:pPr>
        <w:ind w:left="-90"/>
      </w:pPr>
    </w:p>
    <w:p w14:paraId="1AE173D4" w14:textId="77777777" w:rsidR="006737DA" w:rsidRDefault="006737DA" w:rsidP="006737DA">
      <w:pPr>
        <w:ind w:left="-90"/>
      </w:pPr>
    </w:p>
    <w:p w14:paraId="56255897" w14:textId="77777777" w:rsidR="006737DA" w:rsidRDefault="006737DA" w:rsidP="006737DA">
      <w:pPr>
        <w:ind w:left="-90"/>
      </w:pPr>
    </w:p>
    <w:p w14:paraId="71C48B1E" w14:textId="77777777" w:rsidR="006737DA" w:rsidRDefault="006737DA" w:rsidP="006737DA">
      <w:pPr>
        <w:ind w:left="-90"/>
      </w:pPr>
    </w:p>
    <w:p w14:paraId="1C19FE2E" w14:textId="77777777" w:rsidR="006737DA" w:rsidRDefault="006737DA" w:rsidP="006737DA">
      <w:pPr>
        <w:ind w:left="-90"/>
      </w:pPr>
    </w:p>
    <w:p w14:paraId="2C38DCFD" w14:textId="77777777" w:rsidR="006737DA" w:rsidRDefault="006737DA" w:rsidP="006737DA">
      <w:pPr>
        <w:ind w:left="-90"/>
      </w:pPr>
    </w:p>
    <w:p w14:paraId="1C82AB2E" w14:textId="77777777" w:rsidR="006737DA" w:rsidRDefault="006737DA" w:rsidP="006737DA">
      <w:pPr>
        <w:ind w:left="-90"/>
      </w:pPr>
    </w:p>
    <w:p w14:paraId="5BEDD24F" w14:textId="77777777" w:rsidR="006737DA" w:rsidRDefault="006737DA" w:rsidP="006737DA">
      <w:pPr>
        <w:ind w:left="-90"/>
      </w:pPr>
    </w:p>
    <w:p w14:paraId="4DAA0F4B" w14:textId="77777777" w:rsidR="006737DA" w:rsidRDefault="006737DA" w:rsidP="006737DA">
      <w:pPr>
        <w:ind w:left="-90"/>
      </w:pPr>
    </w:p>
    <w:p w14:paraId="10198DFC" w14:textId="77777777" w:rsidR="006737DA" w:rsidRDefault="006737DA" w:rsidP="006737DA">
      <w:pPr>
        <w:ind w:left="-90"/>
      </w:pPr>
    </w:p>
    <w:p w14:paraId="3F68B8F0" w14:textId="77777777" w:rsidR="006737DA" w:rsidRDefault="006737DA" w:rsidP="006737DA">
      <w:pPr>
        <w:ind w:left="-90"/>
      </w:pPr>
    </w:p>
    <w:p w14:paraId="2F8BB877" w14:textId="77777777" w:rsidR="006737DA" w:rsidRDefault="006737DA" w:rsidP="006737DA">
      <w:pPr>
        <w:ind w:left="-90"/>
      </w:pPr>
    </w:p>
    <w:p w14:paraId="1E306893" w14:textId="77777777" w:rsidR="006737DA" w:rsidRDefault="006737DA" w:rsidP="006737DA">
      <w:pPr>
        <w:ind w:left="-90"/>
      </w:pPr>
    </w:p>
    <w:p w14:paraId="4228A3D9" w14:textId="77777777"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C228A82" w14:textId="77777777" w:rsidR="006737DA" w:rsidRDefault="006737DA" w:rsidP="006737DA">
      <w:pPr>
        <w:ind w:left="-90"/>
      </w:pPr>
    </w:p>
    <w:p w14:paraId="44286C6D" w14:textId="77777777" w:rsidR="006737DA" w:rsidRDefault="006737DA" w:rsidP="006737DA"/>
    <w:p w14:paraId="5DD46B36"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3921D9C0" w14:textId="77777777" w:rsidR="006737DA" w:rsidRDefault="006737DA" w:rsidP="006737DA">
      <w:r w:rsidRPr="006A7EB2">
        <w:rPr>
          <w:noProof/>
        </w:rPr>
        <w:drawing>
          <wp:anchor distT="0" distB="0" distL="114300" distR="114300" simplePos="0" relativeHeight="251657216"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62AB5A23" w14:textId="77777777" w:rsidR="006737DA" w:rsidRDefault="006737DA" w:rsidP="006737DA"/>
    <w:p w14:paraId="62ADE42D" w14:textId="77777777" w:rsidR="006737DA" w:rsidRDefault="006737DA" w:rsidP="006737DA"/>
    <w:p w14:paraId="44178F07" w14:textId="77777777" w:rsidR="006737DA" w:rsidRDefault="006737DA" w:rsidP="006737DA"/>
    <w:p w14:paraId="56D6E2F9" w14:textId="77777777" w:rsidR="006737DA" w:rsidRDefault="006737DA" w:rsidP="006737DA"/>
    <w:p w14:paraId="0CCE45B9" w14:textId="77777777" w:rsidR="006737DA" w:rsidRDefault="006737DA" w:rsidP="006737DA"/>
    <w:p w14:paraId="605586D3" w14:textId="77777777" w:rsidR="006737DA" w:rsidRDefault="006737DA" w:rsidP="006737DA"/>
    <w:p w14:paraId="4C222478" w14:textId="77777777" w:rsidR="006737DA" w:rsidRDefault="006737DA" w:rsidP="006737DA"/>
    <w:p w14:paraId="54DDE4F0" w14:textId="77777777" w:rsidR="006737DA" w:rsidRDefault="006737DA" w:rsidP="006737DA"/>
    <w:p w14:paraId="5FA4A0C1" w14:textId="77777777" w:rsidR="006737DA" w:rsidRDefault="006737DA" w:rsidP="006737DA"/>
    <w:p w14:paraId="49B7F696" w14:textId="77777777" w:rsidR="006737DA" w:rsidRDefault="006737DA" w:rsidP="006737DA"/>
    <w:p w14:paraId="317BB69A" w14:textId="77777777" w:rsidR="006737DA" w:rsidRDefault="006737DA" w:rsidP="006737DA"/>
    <w:p w14:paraId="7219112D" w14:textId="77777777" w:rsidR="006737DA" w:rsidRDefault="006737DA" w:rsidP="006737DA"/>
    <w:p w14:paraId="46B4E661" w14:textId="77777777"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24F6FAD2" w14:textId="77777777" w:rsidR="005A31C1" w:rsidRDefault="005A31C1" w:rsidP="00EB259E">
      <w:pPr>
        <w:tabs>
          <w:tab w:val="left" w:pos="360"/>
        </w:tabs>
      </w:pPr>
      <w:r>
        <w:rPr>
          <w:b/>
          <w:bCs/>
        </w:rPr>
        <w:lastRenderedPageBreak/>
        <w:t>IV. Discussion and Conclusions</w:t>
      </w:r>
    </w:p>
    <w:p w14:paraId="32010D20" w14:textId="77777777" w:rsidR="005A31C1" w:rsidRDefault="005A31C1" w:rsidP="002E3387"/>
    <w:p w14:paraId="6D615F5C" w14:textId="77777777" w:rsidR="001F6439" w:rsidRPr="00A44EFE" w:rsidRDefault="001F6439" w:rsidP="001F6439">
      <w:pPr>
        <w:rPr>
          <w:u w:val="single"/>
        </w:rPr>
      </w:pPr>
      <w:r>
        <w:rPr>
          <w:u w:val="single"/>
        </w:rPr>
        <w:t>A</w:t>
      </w:r>
      <w:r w:rsidRPr="00A44EFE">
        <w:rPr>
          <w:u w:val="single"/>
        </w:rPr>
        <w:t xml:space="preserve">. Finding of High Associative Values Among </w:t>
      </w:r>
      <w:proofErr w:type="spellStart"/>
      <w:r w:rsidRPr="00A44EFE">
        <w:rPr>
          <w:u w:val="single"/>
        </w:rPr>
        <w:t>NonIdentifiable</w:t>
      </w:r>
      <w:proofErr w:type="spellEnd"/>
      <w:r w:rsidRPr="00A44EFE">
        <w:rPr>
          <w:u w:val="single"/>
        </w:rPr>
        <w:t xml:space="preserve"> Fingermarks</w:t>
      </w:r>
    </w:p>
    <w:p w14:paraId="4B944B5A" w14:textId="77777777"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131B8A00" w14:textId="77777777" w:rsidR="001F6439" w:rsidRDefault="001F6439" w:rsidP="001F6439"/>
    <w:p w14:paraId="2289CE5C" w14:textId="77777777"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1BBE6748" w14:textId="77777777" w:rsidR="0018769C" w:rsidRDefault="0018769C" w:rsidP="001F6439"/>
    <w:p w14:paraId="728CF00C" w14:textId="77777777" w:rsidR="0018769C" w:rsidRDefault="0018769C" w:rsidP="001F6439"/>
    <w:p w14:paraId="23E1F3B9" w14:textId="77777777" w:rsidR="001F6439" w:rsidRDefault="001F6439" w:rsidP="001F6439"/>
    <w:p w14:paraId="2E4FC152" w14:textId="77777777"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4B83AB5" w14:textId="77777777"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AB11C60" w14:textId="77777777"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79A7AEC" w14:textId="77777777" w:rsidR="001F6439" w:rsidRDefault="001F6439" w:rsidP="001F6439"/>
    <w:p w14:paraId="6C6A86B9" w14:textId="77777777" w:rsidR="001F6439" w:rsidRDefault="001F6439" w:rsidP="001F6439"/>
    <w:p w14:paraId="4DBF62FD" w14:textId="77777777" w:rsidR="001F6439" w:rsidRDefault="001F6439" w:rsidP="001F6439"/>
    <w:p w14:paraId="42456072" w14:textId="77777777" w:rsidR="001F6439" w:rsidRDefault="001F6439" w:rsidP="001F6439"/>
    <w:p w14:paraId="7A91DBC3" w14:textId="77777777" w:rsidR="001F6439" w:rsidRDefault="001F6439" w:rsidP="001F6439"/>
    <w:p w14:paraId="48A8CCB0" w14:textId="77777777" w:rsidR="001F6439" w:rsidRDefault="001F6439" w:rsidP="001F6439"/>
    <w:p w14:paraId="0EC157BA" w14:textId="77777777" w:rsidR="001F6439" w:rsidRDefault="001F6439" w:rsidP="001F6439">
      <w:r>
        <w:rPr>
          <w:noProof/>
        </w:rPr>
        <w:lastRenderedPageBreak/>
        <w:drawing>
          <wp:anchor distT="0" distB="0" distL="114300" distR="114300" simplePos="0" relativeHeight="25165926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2A4F419B" w14:textId="77777777" w:rsidR="001F6439" w:rsidRDefault="001F6439" w:rsidP="001F6439"/>
    <w:p w14:paraId="3D949247" w14:textId="77777777" w:rsidR="001F6439" w:rsidRDefault="001F6439" w:rsidP="001F6439"/>
    <w:p w14:paraId="07BC85C3" w14:textId="77777777" w:rsidR="001F6439" w:rsidRDefault="001F6439" w:rsidP="001F6439"/>
    <w:p w14:paraId="666446C1" w14:textId="77777777" w:rsidR="001F6439" w:rsidRDefault="001F6439" w:rsidP="001F6439"/>
    <w:p w14:paraId="2FFB4DCE" w14:textId="77777777" w:rsidR="001F6439" w:rsidRDefault="001F6439" w:rsidP="001F6439"/>
    <w:p w14:paraId="56E49CB2" w14:textId="77777777" w:rsidR="001F6439" w:rsidRDefault="001F6439" w:rsidP="001F6439"/>
    <w:p w14:paraId="1B5C2FBC" w14:textId="77777777" w:rsidR="001F6439" w:rsidRDefault="001F6439" w:rsidP="001F6439"/>
    <w:p w14:paraId="3A9FF552" w14:textId="77777777" w:rsidR="001F6439" w:rsidRDefault="001F6439" w:rsidP="001F6439"/>
    <w:p w14:paraId="25932335" w14:textId="77777777" w:rsidR="001F6439" w:rsidRDefault="001F6439" w:rsidP="001F6439"/>
    <w:p w14:paraId="18BA689F" w14:textId="77777777" w:rsidR="001F6439" w:rsidRDefault="001F6439" w:rsidP="001F6439"/>
    <w:p w14:paraId="424C505D" w14:textId="77777777" w:rsidR="001F6439" w:rsidRDefault="001F6439" w:rsidP="001F6439"/>
    <w:p w14:paraId="04B3C6E5" w14:textId="77777777" w:rsidR="001F6439" w:rsidRDefault="001F6439" w:rsidP="001F6439"/>
    <w:p w14:paraId="7FE20120" w14:textId="77777777" w:rsidR="001F6439" w:rsidRDefault="001F6439" w:rsidP="001F6439"/>
    <w:p w14:paraId="1C5222D6" w14:textId="77777777"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160F291D" w14:textId="77777777" w:rsidR="001F6439" w:rsidRDefault="001F6439" w:rsidP="001F6439"/>
    <w:p w14:paraId="5EA8E7F1" w14:textId="77777777" w:rsidR="001F6439" w:rsidRDefault="001F6439" w:rsidP="001F6439">
      <w:r>
        <w:rPr>
          <w:noProof/>
        </w:rPr>
        <w:drawing>
          <wp:anchor distT="0" distB="0" distL="114300" distR="114300" simplePos="0" relativeHeight="251660288" behindDoc="0" locked="0" layoutInCell="1" allowOverlap="1" wp14:anchorId="D7E805DA" wp14:editId="15CD44F3">
            <wp:simplePos x="0" y="0"/>
            <wp:positionH relativeFrom="column">
              <wp:posOffset>1033145</wp:posOffset>
            </wp:positionH>
            <wp:positionV relativeFrom="paragraph">
              <wp:posOffset>45720</wp:posOffset>
            </wp:positionV>
            <wp:extent cx="3794760" cy="2276856"/>
            <wp:effectExtent l="0" t="0" r="2540" b="0"/>
            <wp:wrapTopAndBottom/>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10D7016A"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235DF276" w14:textId="77777777" w:rsidR="001F6439" w:rsidRDefault="001F6439" w:rsidP="001F6439"/>
    <w:p w14:paraId="662B601F" w14:textId="77777777" w:rsidR="001F6439" w:rsidRDefault="001F6439" w:rsidP="001F6439">
      <w:r>
        <w:rPr>
          <w:noProof/>
        </w:rPr>
        <w:lastRenderedPageBreak/>
        <w:drawing>
          <wp:anchor distT="0" distB="0" distL="114300" distR="114300" simplePos="0" relativeHeight="251661312" behindDoc="0" locked="0" layoutInCell="1" allowOverlap="1" wp14:anchorId="B682575E" wp14:editId="6DB00C1A">
            <wp:simplePos x="0" y="0"/>
            <wp:positionH relativeFrom="column">
              <wp:posOffset>1033145</wp:posOffset>
            </wp:positionH>
            <wp:positionV relativeFrom="paragraph">
              <wp:posOffset>45720</wp:posOffset>
            </wp:positionV>
            <wp:extent cx="3794760" cy="2276856"/>
            <wp:effectExtent l="0" t="0" r="2540" b="0"/>
            <wp:wrapTopAndBottom/>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29137B80" w14:textId="77777777" w:rsidR="001F6439" w:rsidRPr="001F6439" w:rsidRDefault="001F6439" w:rsidP="001F6439">
      <w:pPr>
        <w:rPr>
          <w:sz w:val="20"/>
          <w:szCs w:val="20"/>
        </w:rPr>
      </w:pPr>
      <w:r w:rsidRPr="001F6439">
        <w:rPr>
          <w:sz w:val="20"/>
          <w:szCs w:val="20"/>
        </w:rPr>
        <w:t>Figure 11. Estimated proportion of cartridges yielding at least one NIFM, by handgun type and caliber class, with exact 95% confidence intervals.</w:t>
      </w:r>
    </w:p>
    <w:p w14:paraId="6B75A91A" w14:textId="77777777" w:rsidR="001F6439" w:rsidRDefault="001F6439" w:rsidP="001F6439"/>
    <w:p w14:paraId="1BE52EDA" w14:textId="77777777" w:rsidR="001F6439" w:rsidRDefault="001F6439" w:rsidP="001F6439"/>
    <w:p w14:paraId="424323F5" w14:textId="77777777"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 xml:space="preserve">Semi-automatic ammunition in the </w:t>
      </w:r>
      <w:proofErr w:type="gramStart"/>
      <w:r>
        <w:t>32 caliber</w:t>
      </w:r>
      <w:proofErr w:type="gramEnd"/>
      <w:r>
        <w:t xml:space="preserve"> category showed twice this amount and r</w:t>
      </w:r>
      <w:r w:rsidRPr="006A7EB2">
        <w:t xml:space="preserve">evolver ammunition in the 45 and 38 caliber classes showed NIFMs occurring </w:t>
      </w:r>
      <w:r>
        <w:t>on approximately half of the cartridges examined.</w:t>
      </w:r>
    </w:p>
    <w:p w14:paraId="24C741C7" w14:textId="77777777" w:rsidR="001F6439" w:rsidRDefault="001F6439" w:rsidP="001F6439">
      <w:pPr>
        <w:rPr>
          <w:u w:val="single"/>
        </w:rPr>
      </w:pPr>
    </w:p>
    <w:p w14:paraId="0B33259F" w14:textId="77777777"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6EC53" w14:textId="77777777" w:rsidR="00A72830" w:rsidRDefault="00A72830" w:rsidP="001F6439">
      <w:pPr>
        <w:rPr>
          <w:u w:val="single"/>
        </w:rPr>
      </w:pPr>
    </w:p>
    <w:p w14:paraId="0A150266" w14:textId="77777777" w:rsidR="001F6439" w:rsidRPr="00C6687B" w:rsidRDefault="001F6439" w:rsidP="001F6439">
      <w:r w:rsidRPr="00C6687B">
        <w:t xml:space="preserve">Table 7 summarizes the findings for ammunition cartridges in each of the handgun type and caliber classes. </w:t>
      </w:r>
    </w:p>
    <w:p w14:paraId="6309B927" w14:textId="77777777" w:rsidR="001F6439" w:rsidRPr="00C6687B" w:rsidRDefault="001F6439" w:rsidP="001F6439"/>
    <w:p w14:paraId="0710EC8E" w14:textId="77777777"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1% with 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2F4FBFD4" w14:textId="77777777" w:rsidR="001F6439" w:rsidRDefault="001F6439" w:rsidP="001F6439">
      <w:r w:rsidRPr="00C6687B">
        <w:rPr>
          <w:noProof/>
        </w:rPr>
        <w:drawing>
          <wp:anchor distT="0" distB="0" distL="114300" distR="114300" simplePos="0" relativeHeight="251662336"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F035B" w14:textId="77777777" w:rsidR="001F6439" w:rsidRDefault="001F6439" w:rsidP="001F6439"/>
    <w:p w14:paraId="20B07DA5" w14:textId="77777777" w:rsidR="001F6439" w:rsidRDefault="001F6439" w:rsidP="001F6439"/>
    <w:p w14:paraId="2DD0F6A3" w14:textId="77777777" w:rsidR="001F6439" w:rsidRDefault="001F6439" w:rsidP="001F6439"/>
    <w:p w14:paraId="4492A0EF" w14:textId="77777777"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 xml:space="preserve">of </w:t>
      </w:r>
      <w:r w:rsidRPr="00460A68">
        <w:rPr>
          <w:i/>
          <w:iCs/>
        </w:rPr>
        <w:lastRenderedPageBreak/>
        <w:t xml:space="preserve">handgun </w:t>
      </w:r>
      <w:proofErr w:type="gramStart"/>
      <w:r w:rsidRPr="00460A68">
        <w:rPr>
          <w:i/>
          <w:iCs/>
        </w:rPr>
        <w:t>loads</w:t>
      </w:r>
      <w:proofErr w:type="gramEnd"/>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4834C2DF" w14:textId="77777777" w:rsidR="001F6439" w:rsidRDefault="001F6439" w:rsidP="001F6439"/>
    <w:p w14:paraId="2B24BAE2" w14:textId="77777777"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3B2229B9" w14:textId="77777777" w:rsidR="00A72830" w:rsidRDefault="00A72830" w:rsidP="001F6439"/>
    <w:p w14:paraId="28A76BD6" w14:textId="77777777" w:rsidR="00A72830" w:rsidRDefault="00A72830" w:rsidP="001F6439"/>
    <w:p w14:paraId="39E0AB1D" w14:textId="77777777"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7B113E1D" w14:textId="77777777" w:rsidR="001F6439" w:rsidRDefault="00A72830" w:rsidP="001F6439">
      <w:r w:rsidRPr="000A7016">
        <w:rPr>
          <w:noProof/>
        </w:rPr>
        <w:drawing>
          <wp:anchor distT="0" distB="0" distL="114300" distR="114300" simplePos="0" relativeHeight="251663360"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8E2C8" w14:textId="77777777" w:rsidR="001F6439" w:rsidRDefault="001F6439" w:rsidP="001F6439"/>
    <w:p w14:paraId="2171036D" w14:textId="77777777" w:rsidR="001F6439" w:rsidRDefault="001F6439" w:rsidP="001F6439"/>
    <w:p w14:paraId="079D2E3D" w14:textId="77777777" w:rsidR="001F6439" w:rsidRDefault="001F6439" w:rsidP="001F6439"/>
    <w:p w14:paraId="34039222" w14:textId="77777777" w:rsidR="001F6439" w:rsidRDefault="001F6439" w:rsidP="001F6439"/>
    <w:p w14:paraId="0809F022" w14:textId="77777777" w:rsidR="001F6439" w:rsidRDefault="001F6439" w:rsidP="001F6439"/>
    <w:p w14:paraId="004DEA4C" w14:textId="77777777" w:rsidR="001F6439" w:rsidRDefault="001F6439" w:rsidP="001F6439"/>
    <w:p w14:paraId="482223F3" w14:textId="77777777" w:rsidR="001F6439" w:rsidRDefault="001F6439" w:rsidP="001F6439"/>
    <w:p w14:paraId="60C9FFE9" w14:textId="77777777" w:rsidR="001F6439" w:rsidRDefault="001F6439" w:rsidP="001F6439"/>
    <w:p w14:paraId="406B85AE" w14:textId="77777777" w:rsidR="001F6439" w:rsidRDefault="001F6439" w:rsidP="001F6439"/>
    <w:p w14:paraId="77F43D99" w14:textId="77777777" w:rsidR="001F6439" w:rsidRDefault="001F6439" w:rsidP="001F6439"/>
    <w:p w14:paraId="6FEC0B2B" w14:textId="77777777" w:rsidR="001F6439" w:rsidRDefault="001F6439" w:rsidP="001F6439"/>
    <w:p w14:paraId="4D7562BD" w14:textId="77777777" w:rsidR="001F6439" w:rsidRDefault="001F6439" w:rsidP="001F6439"/>
    <w:p w14:paraId="2B59B8B7" w14:textId="77777777" w:rsidR="001F6439" w:rsidRDefault="001F6439" w:rsidP="001F6439"/>
    <w:p w14:paraId="2C1005F8" w14:textId="77777777"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7DC1CB7D" w14:textId="77777777" w:rsidR="002B6123" w:rsidRDefault="002B6123" w:rsidP="002B6123">
      <w:pPr>
        <w:rPr>
          <w:i/>
          <w:iCs/>
        </w:rPr>
      </w:pPr>
    </w:p>
    <w:p w14:paraId="0EA876CB" w14:textId="77777777" w:rsidR="002B6123" w:rsidRDefault="002B6123" w:rsidP="002B6123">
      <w:pPr>
        <w:rPr>
          <w:i/>
          <w:iCs/>
        </w:rPr>
      </w:pPr>
      <w:r>
        <w:rPr>
          <w:i/>
          <w:iCs/>
        </w:rPr>
        <w:t>Impact Scenarios</w:t>
      </w:r>
    </w:p>
    <w:p w14:paraId="6FE2114D" w14:textId="77777777" w:rsidR="0018769C" w:rsidRDefault="0018769C" w:rsidP="002B6123">
      <w:r>
        <w:t>Fingermarks on ammunition found loaded in handguns can result in material evidence in a variety of casework scenarios. Among the most important are:</w:t>
      </w:r>
    </w:p>
    <w:p w14:paraId="4EBEA2B8" w14:textId="77777777" w:rsidR="002B6123" w:rsidRDefault="0018769C" w:rsidP="0018769C">
      <w:pPr>
        <w:pStyle w:val="ListParagraph"/>
        <w:numPr>
          <w:ilvl w:val="0"/>
          <w:numId w:val="28"/>
        </w:numPr>
      </w:pPr>
      <w:r>
        <w:t>When the handgun is believed to have been discarded by a suspect while being chased from a crime scene</w:t>
      </w:r>
    </w:p>
    <w:p w14:paraId="02754E54" w14:textId="77777777" w:rsidR="002B6123" w:rsidRDefault="00CA1B60" w:rsidP="0018769C">
      <w:pPr>
        <w:pStyle w:val="ListParagraph"/>
        <w:numPr>
          <w:ilvl w:val="0"/>
          <w:numId w:val="28"/>
        </w:numPr>
      </w:pPr>
      <w:r>
        <w:t>When it is important to establish possession for a handgun found in an automobile or within a shared dwelling space</w:t>
      </w:r>
    </w:p>
    <w:p w14:paraId="694AAC0D" w14:textId="77777777"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70B77020" w14:textId="77777777" w:rsidR="00CA1B60" w:rsidRDefault="00CA1B60" w:rsidP="0018769C">
      <w:pPr>
        <w:pStyle w:val="ListParagraph"/>
        <w:numPr>
          <w:ilvl w:val="0"/>
          <w:numId w:val="28"/>
        </w:numPr>
      </w:pPr>
      <w:r>
        <w:t>When possession of the handgun can materially increase the penalties for an offense</w:t>
      </w:r>
    </w:p>
    <w:p w14:paraId="485560B4" w14:textId="77777777" w:rsidR="002B6123" w:rsidRPr="002B6123" w:rsidRDefault="00CA1B60" w:rsidP="0018769C">
      <w:pPr>
        <w:pStyle w:val="ListParagraph"/>
        <w:numPr>
          <w:ilvl w:val="0"/>
          <w:numId w:val="28"/>
        </w:numPr>
      </w:pPr>
      <w:r>
        <w:t>When possession of the handgun is a necessary element of the crime itself</w:t>
      </w:r>
    </w:p>
    <w:p w14:paraId="0E6BB495" w14:textId="77777777" w:rsidR="001F6439" w:rsidRDefault="001F6439" w:rsidP="001F6439">
      <w:pPr>
        <w:rPr>
          <w:b/>
          <w:bCs/>
        </w:rPr>
      </w:pPr>
    </w:p>
    <w:p w14:paraId="54FB6DC7" w14:textId="77777777" w:rsidR="002B6123" w:rsidRPr="0016616F" w:rsidRDefault="002B6123" w:rsidP="001F6439">
      <w:pPr>
        <w:rPr>
          <w:b/>
          <w:bCs/>
        </w:rPr>
      </w:pPr>
    </w:p>
    <w:p w14:paraId="4CAF473B" w14:textId="77777777" w:rsidR="001F6439" w:rsidRPr="0016616F" w:rsidRDefault="001F6439" w:rsidP="001F6439">
      <w:pPr>
        <w:rPr>
          <w:i/>
          <w:iCs/>
        </w:rPr>
      </w:pPr>
      <w:r w:rsidRPr="0016616F">
        <w:rPr>
          <w:i/>
          <w:iCs/>
        </w:rPr>
        <w:t>Limitations Arising from the Scope and Choice of Research Parameters</w:t>
      </w:r>
    </w:p>
    <w:p w14:paraId="7B4C7766" w14:textId="77777777"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w:t>
      </w:r>
      <w:r w:rsidRPr="0016616F">
        <w:lastRenderedPageBreak/>
        <w:t xml:space="preserve">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a highly 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3F8D8382" w14:textId="77777777" w:rsidR="001F6439" w:rsidRPr="0016616F" w:rsidRDefault="001F6439" w:rsidP="001F6439"/>
    <w:p w14:paraId="32FAEB05"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5F16DBA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AF5A8C1"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0D57BD19"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79FE186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3FB540E" w14:textId="77777777" w:rsidR="001F6439" w:rsidRPr="0016616F" w:rsidRDefault="001F6439" w:rsidP="001F6439">
      <w:pPr>
        <w:pStyle w:val="ListParagraph"/>
        <w:ind w:left="1080"/>
      </w:pPr>
    </w:p>
    <w:p w14:paraId="7BD463BD"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1E0354E1" w14:textId="77777777" w:rsidR="001F6439" w:rsidRPr="0016616F" w:rsidRDefault="001F6439" w:rsidP="001F6439"/>
    <w:p w14:paraId="00DC01F3" w14:textId="77777777"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3438253" w14:textId="77777777" w:rsidR="001F6439" w:rsidRPr="0016616F" w:rsidRDefault="001F6439" w:rsidP="001F6439"/>
    <w:p w14:paraId="1FEB62BA" w14:textId="77777777"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24373DDF" w14:textId="77777777" w:rsidR="001F6439" w:rsidRPr="0016616F" w:rsidRDefault="001F6439" w:rsidP="001F6439"/>
    <w:p w14:paraId="764D49FF" w14:textId="77777777"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0E1CA3C1" w14:textId="77777777" w:rsidR="001F6439" w:rsidRPr="0016616F" w:rsidRDefault="001F6439" w:rsidP="001F6439"/>
    <w:p w14:paraId="7BC2D264" w14:textId="77777777" w:rsidR="001F6439" w:rsidRPr="0016616F" w:rsidRDefault="001F6439" w:rsidP="001F6439">
      <w:r w:rsidRPr="0016616F">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7C0E37C4" w14:textId="77777777" w:rsidR="001F6439" w:rsidRDefault="001F6439" w:rsidP="001F6439">
      <w:pPr>
        <w:ind w:firstLine="720"/>
      </w:pPr>
    </w:p>
    <w:p w14:paraId="487E5A8E" w14:textId="77777777" w:rsidR="00EF1A83" w:rsidRPr="0016616F" w:rsidRDefault="00EF1A83" w:rsidP="001F6439">
      <w:pPr>
        <w:ind w:firstLine="720"/>
      </w:pPr>
    </w:p>
    <w:p w14:paraId="3264D945" w14:textId="77777777" w:rsidR="001F6439" w:rsidRPr="0016616F" w:rsidRDefault="001F6439" w:rsidP="001F6439">
      <w:pPr>
        <w:rPr>
          <w:i/>
          <w:iCs/>
        </w:rPr>
      </w:pPr>
      <w:r w:rsidRPr="0016616F">
        <w:rPr>
          <w:i/>
          <w:iCs/>
        </w:rPr>
        <w:t>Challenges for Transition to Practice and Implementation</w:t>
      </w:r>
    </w:p>
    <w:p w14:paraId="61F0042E" w14:textId="77777777"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4FDD49ED" w14:textId="77777777" w:rsidR="001F6439" w:rsidRPr="0016616F" w:rsidRDefault="001F6439" w:rsidP="001F6439"/>
    <w:p w14:paraId="7769F48B" w14:textId="77777777"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6D76478" w14:textId="77777777" w:rsidR="005B5E43" w:rsidRDefault="005B5E43" w:rsidP="001F6439"/>
    <w:p w14:paraId="00361FB2" w14:textId="77777777" w:rsidR="005B5E43" w:rsidRPr="005B5E43" w:rsidRDefault="005B5E43" w:rsidP="001F6439">
      <w:pPr>
        <w:rPr>
          <w:u w:val="single"/>
        </w:rPr>
      </w:pPr>
      <w:r>
        <w:rPr>
          <w:u w:val="single"/>
        </w:rPr>
        <w:t xml:space="preserve">D. </w:t>
      </w:r>
      <w:r w:rsidRPr="005B5E43">
        <w:rPr>
          <w:u w:val="single"/>
        </w:rPr>
        <w:t>Conclusion</w:t>
      </w:r>
    </w:p>
    <w:p w14:paraId="376AA9CF" w14:textId="77777777"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indicates that NIFMs are useful and that current forensic practice may be leaving recoverable information on the table. A similar increase may be expected when NIFMs are used for other items collected as evidence, or as part of the general fingerprint processing of crime scenes. </w:t>
      </w:r>
      <w:ins w:id="17"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1201423F" w14:textId="77777777" w:rsidR="00965FF3" w:rsidRPr="00965FF3" w:rsidRDefault="00965FF3" w:rsidP="00965FF3"/>
    <w:p w14:paraId="555716CB" w14:textId="77777777" w:rsidR="00965FF3" w:rsidRPr="00965FF3" w:rsidRDefault="00965FF3" w:rsidP="00965FF3">
      <w:r w:rsidRPr="00965FF3">
        <w:t>This is an extraordinary potential 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09125486" w14:textId="77777777" w:rsidR="00965FF3" w:rsidRDefault="00965FF3" w:rsidP="001F6439"/>
    <w:p w14:paraId="1F4145F0" w14:textId="77777777" w:rsidR="00965FF3" w:rsidRDefault="00965FF3" w:rsidP="00965FF3">
      <w:r w:rsidRPr="005B5E43">
        <w:t xml:space="preserve">This research has answered the question of how often NIFMs occur on naturally loaded ammunition and what associative value can be expected. These findings allow an informed </w:t>
      </w:r>
      <w:r w:rsidRPr="005B5E43">
        <w:lastRenderedPageBreak/>
        <w:t>assessment of the potential utility of the approach and help set priority for development and validation of methods to exploit the use of NIFMs on ammunition. The NIFM dataset that has been developed is a lasting resource available for further examination as measurement and interpretive methods are refined.</w:t>
      </w:r>
    </w:p>
    <w:p w14:paraId="2624D6F0" w14:textId="77777777" w:rsidR="002B6123" w:rsidRDefault="002B6123" w:rsidP="00965FF3"/>
    <w:p w14:paraId="6E568B5A" w14:textId="7777777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092CF78E" w14:textId="77777777" w:rsidR="00965FF3" w:rsidRPr="0016616F" w:rsidRDefault="00965FF3" w:rsidP="001F6439"/>
    <w:p w14:paraId="1D21BFCE" w14:textId="77777777" w:rsidR="000A069C" w:rsidRDefault="000A069C" w:rsidP="00CE5F89">
      <w:pPr>
        <w:rPr>
          <w:b/>
        </w:rPr>
      </w:pPr>
    </w:p>
    <w:p w14:paraId="32C804AC" w14:textId="77777777" w:rsidR="00CE5F89" w:rsidRDefault="00CE5F89" w:rsidP="00CE5F89">
      <w:pPr>
        <w:rPr>
          <w:b/>
        </w:rPr>
      </w:pPr>
      <w:r>
        <w:rPr>
          <w:b/>
        </w:rPr>
        <w:t xml:space="preserve">V. </w:t>
      </w:r>
      <w:r w:rsidRPr="00324B9B">
        <w:rPr>
          <w:b/>
        </w:rPr>
        <w:t>References</w:t>
      </w:r>
    </w:p>
    <w:p w14:paraId="3E681539" w14:textId="77777777" w:rsidR="00CE5F89" w:rsidRDefault="00CE5F89" w:rsidP="00CE5F89">
      <w:pPr>
        <w:rPr>
          <w:b/>
        </w:rPr>
      </w:pPr>
    </w:p>
    <w:p w14:paraId="3A030446"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20C7BFBB" w14:textId="77777777" w:rsidR="00621028" w:rsidRPr="002261AD" w:rsidRDefault="00621028" w:rsidP="00621028">
      <w:pPr>
        <w:pStyle w:val="EndNoteBibliography"/>
      </w:pPr>
    </w:p>
    <w:p w14:paraId="2A133BA8"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3EE463E3" w14:textId="77777777" w:rsidR="00621028" w:rsidRPr="002261AD" w:rsidRDefault="00621028" w:rsidP="00621028">
      <w:pPr>
        <w:pStyle w:val="EndNoteBibliography"/>
      </w:pPr>
    </w:p>
    <w:p w14:paraId="5AD8DCB8"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4C987634" w14:textId="77777777" w:rsidR="00621028" w:rsidRPr="002261AD" w:rsidRDefault="00621028" w:rsidP="00621028">
      <w:pPr>
        <w:pStyle w:val="EndNoteBibliography"/>
      </w:pPr>
    </w:p>
    <w:p w14:paraId="0FFB904C"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40DB5A33" w14:textId="77777777" w:rsidR="00621028" w:rsidRPr="002261AD" w:rsidRDefault="00621028" w:rsidP="00621028">
      <w:pPr>
        <w:pStyle w:val="EndNoteBibliography"/>
      </w:pPr>
    </w:p>
    <w:p w14:paraId="3A201EE9"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7D4E95F3" w14:textId="77777777" w:rsidR="00621028" w:rsidRPr="002261AD" w:rsidRDefault="00621028" w:rsidP="00621028">
      <w:pPr>
        <w:pStyle w:val="EndNoteBibliography"/>
      </w:pPr>
    </w:p>
    <w:p w14:paraId="4ADB8C27"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639C9E31" w14:textId="77777777" w:rsidR="00621028" w:rsidRPr="002261AD" w:rsidRDefault="00621028" w:rsidP="00621028">
      <w:pPr>
        <w:pStyle w:val="EndNoteBibliography"/>
      </w:pPr>
    </w:p>
    <w:p w14:paraId="0A6D9878" w14:textId="77777777" w:rsidR="00621028" w:rsidRPr="002261AD" w:rsidRDefault="00621028" w:rsidP="00621028">
      <w:pPr>
        <w:pStyle w:val="EndNoteBibliography"/>
      </w:pPr>
      <w:r>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297EDED4" w14:textId="77777777" w:rsidR="00621028" w:rsidRDefault="00621028" w:rsidP="00CE5F89">
      <w:pPr>
        <w:rPr>
          <w:b/>
        </w:rPr>
      </w:pPr>
    </w:p>
    <w:p w14:paraId="03373D71" w14:textId="77777777"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793CC408" w14:textId="77777777" w:rsidR="003D1579" w:rsidRPr="003D1579" w:rsidRDefault="003D1579" w:rsidP="003D1579">
      <w:pPr>
        <w:pStyle w:val="BodyText"/>
        <w:rPr>
          <w:rFonts w:ascii="Times New Roman" w:hAnsi="Times New Roman" w:cs="Times New Roman"/>
        </w:rPr>
      </w:pPr>
    </w:p>
    <w:p w14:paraId="2B3958A7" w14:textId="77777777"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520ABEBB" w14:textId="77777777" w:rsidR="009E31A1" w:rsidRDefault="009E31A1" w:rsidP="003D1579">
      <w:pPr>
        <w:pStyle w:val="BodyText"/>
        <w:rPr>
          <w:rFonts w:ascii="Times New Roman" w:hAnsi="Times New Roman" w:cs="Times New Roman"/>
        </w:rPr>
      </w:pPr>
    </w:p>
    <w:p w14:paraId="0143F164" w14:textId="77777777" w:rsidR="009E31A1" w:rsidRDefault="00072542" w:rsidP="009E31A1">
      <w:pPr>
        <w:pStyle w:val="EndNoteBibliography"/>
      </w:pPr>
      <w:r>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26903A8F" w14:textId="77777777" w:rsidR="009E31A1" w:rsidRPr="002261AD" w:rsidRDefault="009E31A1" w:rsidP="009E31A1">
      <w:pPr>
        <w:pStyle w:val="EndNoteBibliography"/>
      </w:pPr>
    </w:p>
    <w:p w14:paraId="06234065" w14:textId="77777777"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116A0367" w14:textId="77777777" w:rsidR="009E31A1" w:rsidRPr="002261AD" w:rsidRDefault="009E31A1" w:rsidP="009E31A1">
      <w:pPr>
        <w:pStyle w:val="EndNoteBibliography"/>
      </w:pPr>
      <w:hyperlink r:id="rId42"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2B1131B1" w14:textId="77777777" w:rsidR="009E31A1" w:rsidRPr="003D1579" w:rsidRDefault="009E31A1" w:rsidP="009E31A1">
      <w:pPr>
        <w:pStyle w:val="BodyText"/>
        <w:rPr>
          <w:rFonts w:ascii="Times New Roman" w:hAnsi="Times New Roman" w:cs="Times New Roman"/>
        </w:rPr>
      </w:pPr>
    </w:p>
    <w:p w14:paraId="4DAC1606" w14:textId="77777777"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5DD5C7A5" w14:textId="77777777" w:rsidR="003D1579" w:rsidRPr="003D1579" w:rsidRDefault="003D1579" w:rsidP="009E31A1">
      <w:pPr>
        <w:pStyle w:val="BodyText"/>
        <w:rPr>
          <w:rFonts w:ascii="Times New Roman" w:hAnsi="Times New Roman" w:cs="Times New Roman"/>
        </w:rPr>
      </w:pPr>
    </w:p>
    <w:p w14:paraId="6D58F6E8" w14:textId="77777777"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090506B0" w14:textId="77777777" w:rsidR="003D1579" w:rsidRDefault="003D1579" w:rsidP="00CE5F89">
      <w:pPr>
        <w:rPr>
          <w:b/>
        </w:rPr>
      </w:pPr>
    </w:p>
    <w:p w14:paraId="20DE50B3" w14:textId="77777777"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w:t>
      </w:r>
      <w:proofErr w:type="spellStart"/>
      <w:r w:rsidR="00D3199B" w:rsidRPr="00D3199B">
        <w:rPr>
          <w:rFonts w:ascii="Times New Roman" w:hAnsi="Times New Roman" w:cs="Times New Roman"/>
        </w:rPr>
        <w:t>Ebeyan</w:t>
      </w:r>
      <w:proofErr w:type="spellEnd"/>
      <w:r w:rsidR="00D3199B" w:rsidRPr="00D3199B">
        <w:rPr>
          <w:rFonts w:ascii="Times New Roman" w:hAnsi="Times New Roman" w:cs="Times New Roman"/>
        </w:rPr>
        <w:t xml:space="preserve">,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0BCAB6CD" w14:textId="77777777" w:rsidR="00D3199B" w:rsidRDefault="00D3199B" w:rsidP="00CE5F89">
      <w:pPr>
        <w:rPr>
          <w:b/>
        </w:rPr>
      </w:pPr>
    </w:p>
    <w:p w14:paraId="7AD38CCB" w14:textId="77777777"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20CD3C09" w14:textId="77777777" w:rsidR="006C5645" w:rsidRPr="006C5645" w:rsidRDefault="006C5645" w:rsidP="006C5645">
      <w:pPr>
        <w:pStyle w:val="BodyText"/>
        <w:ind w:right="-220"/>
        <w:rPr>
          <w:rFonts w:ascii="Times New Roman" w:hAnsi="Times New Roman" w:cs="Times New Roman"/>
        </w:rPr>
      </w:pPr>
      <w:hyperlink r:id="rId43"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7C84FB82" w14:textId="77777777" w:rsidR="003D1579" w:rsidRDefault="003D1579" w:rsidP="00CE5F89">
      <w:pPr>
        <w:pStyle w:val="EndNoteBibliography"/>
        <w:ind w:left="720" w:hanging="720"/>
      </w:pPr>
    </w:p>
    <w:p w14:paraId="14B1AD0E" w14:textId="77777777"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4"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7F48AB1A" w14:textId="77777777" w:rsidR="00567096" w:rsidRPr="00567096" w:rsidRDefault="00567096" w:rsidP="00567096">
      <w:pPr>
        <w:pStyle w:val="BodyText"/>
        <w:rPr>
          <w:rFonts w:ascii="Times New Roman" w:hAnsi="Times New Roman" w:cs="Times New Roman"/>
        </w:rPr>
      </w:pPr>
    </w:p>
    <w:p w14:paraId="21D90D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5"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1EE476D9" w14:textId="77777777" w:rsidR="00567096" w:rsidRPr="00567096" w:rsidRDefault="00567096" w:rsidP="00567096">
      <w:pPr>
        <w:pStyle w:val="BodyText"/>
        <w:rPr>
          <w:rFonts w:ascii="Times New Roman" w:hAnsi="Times New Roman" w:cs="Times New Roman"/>
        </w:rPr>
      </w:pPr>
    </w:p>
    <w:p w14:paraId="3DB026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6" w:history="1">
        <w:r w:rsidRPr="00567096">
          <w:rPr>
            <w:rStyle w:val="Hyperlink"/>
            <w:rFonts w:ascii="Times New Roman" w:hAnsi="Times New Roman" w:cs="Times New Roman"/>
            <w:iCs/>
            <w:shd w:val="clear" w:color="auto" w:fill="FFFFFF"/>
          </w:rPr>
          <w:t>https://doi.org/10.1093/lpr/mgae008</w:t>
        </w:r>
      </w:hyperlink>
    </w:p>
    <w:p w14:paraId="29BEAA91" w14:textId="77777777" w:rsidR="003D1579" w:rsidRDefault="003D1579" w:rsidP="00CE5F89">
      <w:pPr>
        <w:pStyle w:val="EndNoteBibliography"/>
        <w:ind w:left="720" w:hanging="720"/>
      </w:pPr>
    </w:p>
    <w:p w14:paraId="12A25266" w14:textId="77777777" w:rsidR="003D1579" w:rsidRDefault="003D1579" w:rsidP="00CE5F89">
      <w:pPr>
        <w:pStyle w:val="EndNoteBibliography"/>
        <w:ind w:left="720" w:hanging="720"/>
      </w:pPr>
    </w:p>
    <w:p w14:paraId="783FBEBC" w14:textId="77777777" w:rsidR="005A31C1" w:rsidRDefault="005A31C1" w:rsidP="00A85DE1">
      <w:pPr>
        <w:rPr>
          <w:b/>
        </w:rPr>
      </w:pPr>
    </w:p>
    <w:sectPr w:rsidR="005A31C1" w:rsidSect="00D6387F">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EB15" w14:textId="77777777" w:rsidR="001524B2" w:rsidRDefault="001524B2">
      <w:r>
        <w:separator/>
      </w:r>
    </w:p>
  </w:endnote>
  <w:endnote w:type="continuationSeparator" w:id="0">
    <w:p w14:paraId="7973886A" w14:textId="77777777" w:rsidR="001524B2" w:rsidRDefault="00152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6F4"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7BAC77ED"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1C585"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1CA893AA"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359237"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79EC" w14:textId="77777777" w:rsidR="001524B2" w:rsidRDefault="001524B2">
      <w:r>
        <w:separator/>
      </w:r>
    </w:p>
  </w:footnote>
  <w:footnote w:type="continuationSeparator" w:id="0">
    <w:p w14:paraId="55E6ECD0" w14:textId="77777777" w:rsidR="001524B2" w:rsidRDefault="001524B2">
      <w:r>
        <w:continuationSeparator/>
      </w:r>
    </w:p>
  </w:footnote>
  <w:footnote w:id="1">
    <w:p w14:paraId="096F8B4D" w14:textId="77777777"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6F0"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D4C" w14:textId="77777777" w:rsidR="00DC70D4" w:rsidRPr="00BD0560" w:rsidRDefault="00EA36ED" w:rsidP="00F861E2">
    <w:pPr>
      <w:pStyle w:val="Header"/>
      <w:jc w:val="right"/>
    </w:pPr>
    <w:r>
      <w:t>Non-Identifiable Fingermarks</w:t>
    </w:r>
    <w:r w:rsidR="003D1579">
      <w:t xml:space="preserve"> on Ammunition</w:t>
    </w:r>
  </w:p>
  <w:p w14:paraId="2992DC4A"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42" w14:textId="77777777" w:rsidR="00DC70D4" w:rsidRPr="00BD0560" w:rsidRDefault="00EA36ED" w:rsidP="00F861E2">
    <w:pPr>
      <w:pStyle w:val="Header"/>
      <w:jc w:val="right"/>
    </w:pPr>
    <w:r>
      <w:t>Non-Identifiable Fingermarks</w:t>
    </w:r>
    <w:r w:rsidR="00AA5510">
      <w:t xml:space="preserve"> on Ammunition</w:t>
    </w:r>
  </w:p>
  <w:p w14:paraId="3A5F20EF" w14:textId="77777777" w:rsidR="00DC70D4" w:rsidRPr="00BD0560" w:rsidRDefault="00DC70D4" w:rsidP="00272B04">
    <w:pPr>
      <w:pStyle w:val="Header"/>
      <w:jc w:val="right"/>
    </w:pPr>
  </w:p>
  <w:p w14:paraId="6E7F4B2F"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53B53"/>
    <w:rsid w:val="0006133C"/>
    <w:rsid w:val="00072542"/>
    <w:rsid w:val="000A069C"/>
    <w:rsid w:val="000A6A00"/>
    <w:rsid w:val="00112F6D"/>
    <w:rsid w:val="00124652"/>
    <w:rsid w:val="001524B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68DD"/>
    <w:rsid w:val="007D4C54"/>
    <w:rsid w:val="008065CB"/>
    <w:rsid w:val="0084215C"/>
    <w:rsid w:val="0084528A"/>
    <w:rsid w:val="00846CED"/>
    <w:rsid w:val="00883489"/>
    <w:rsid w:val="008868BA"/>
    <w:rsid w:val="0089433C"/>
    <w:rsid w:val="008C5C14"/>
    <w:rsid w:val="008D7D2C"/>
    <w:rsid w:val="008E229C"/>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B7725"/>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4B39"/>
    <w:rsid w:val="00F46C34"/>
    <w:rsid w:val="00F75CE3"/>
    <w:rsid w:val="00F91753"/>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F619E"/>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oag.ca.gov/sites/all/files/agweb/pdfs/cci/reference/lpdnactg.pdf"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hyperlink" Target="https://doi.org/10.1093/lpr/mgae006"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ata.mendeley.com/datasets/2hzvncvvpn/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enfsi.eu/wp-content/uploads/2016/09/m1_guideline.pdf" TargetMode="External"/><Relationship Id="rId48" Type="http://schemas.openxmlformats.org/officeDocument/2006/relationships/header" Target="header2.xml"/><Relationship Id="rId8" Type="http://schemas.openxmlformats.org/officeDocument/2006/relationships/hyperlink" Target="mailto:paul@stoneyforensic.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hyperlink" Target="https://doi.org/10.1093/lpr/mgae008" TargetMode="External"/><Relationship Id="rId20" Type="http://schemas.openxmlformats.org/officeDocument/2006/relationships/image" Target="media/image6.tiff"/><Relationship Id="rId41" Type="http://schemas.openxmlformats.org/officeDocument/2006/relationships/image" Target="media/image25.emf"/><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23</Pages>
  <Words>6021</Words>
  <Characters>34321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12</cp:revision>
  <dcterms:created xsi:type="dcterms:W3CDTF">2026-04-15T17:52:00Z</dcterms:created>
  <dcterms:modified xsi:type="dcterms:W3CDTF">2026-05-21T16:50:00Z</dcterms:modified>
</cp:coreProperties>
</file>