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Occurrence and Associative Value of NonIdentifiable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David A. Stoney,</w:t>
      </w:r>
      <w:r w:rsidRPr="00A6736F">
        <w:rPr>
          <w:bCs/>
          <w:vertAlign w:val="superscript"/>
        </w:rPr>
        <w:t>a</w:t>
      </w:r>
      <w:r>
        <w:rPr>
          <w:bCs/>
        </w:rPr>
        <w:t xml:space="preserve"> Marco De Donno,</w:t>
      </w:r>
      <w:r>
        <w:rPr>
          <w:bCs/>
          <w:vertAlign w:val="superscript"/>
        </w:rPr>
        <w:t xml:space="preserve">b  </w:t>
      </w:r>
      <w:r>
        <w:rPr>
          <w:bCs/>
        </w:rPr>
        <w:t>Christophe Champod,</w:t>
      </w:r>
      <w:r w:rsidRPr="00221B21">
        <w:rPr>
          <w:bCs/>
          <w:vertAlign w:val="superscript"/>
        </w:rPr>
        <w:t>b</w:t>
      </w:r>
      <w:r>
        <w:rPr>
          <w:bCs/>
        </w:rPr>
        <w:t xml:space="preserve"> Pat A. Wertheim,</w:t>
      </w:r>
      <w:r>
        <w:rPr>
          <w:bCs/>
          <w:vertAlign w:val="superscript"/>
        </w:rPr>
        <w:t xml:space="preserve">c </w:t>
      </w:r>
      <w:r>
        <w:rPr>
          <w:bCs/>
        </w:rPr>
        <w:t>Maria Cuellar</w:t>
      </w:r>
      <w:r>
        <w:rPr>
          <w:bCs/>
          <w:vertAlign w:val="superscript"/>
        </w:rPr>
        <w:t xml:space="preserve">d </w:t>
      </w:r>
      <w:r>
        <w:rPr>
          <w:bCs/>
        </w:rPr>
        <w:t>and Paul L. Stoney</w:t>
      </w:r>
      <w:r w:rsidRPr="00A6736F">
        <w:rPr>
          <w:bCs/>
          <w:vertAlign w:val="superscript"/>
        </w:rPr>
        <w:t>a</w:t>
      </w:r>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Faculty of Law, Criminal Justice and Public Administration, Batochime, Quarter Sorge, CH-1015 Lausanne-Dorigny,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indicate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These results suggest similar potential when NIFMs are </w:t>
      </w:r>
      <w:r w:rsidR="00AD4F93">
        <w:t>used on</w:t>
      </w:r>
      <w:r w:rsidRPr="00965FF3">
        <w:t xml:space="preserve"> other items collected as evidence, or as part of the general fingerprint processing of crime scenes, although that question should be evaluated directly in comparable studies.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r w:rsidRPr="009443AF">
        <w:rPr>
          <w:rFonts w:ascii="Times New Roman" w:hAnsi="Times New Roman" w:cs="Times New Roman"/>
        </w:rPr>
        <w:t>Safefume™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Girelli</w:t>
      </w:r>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(Polylight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r w:rsidRPr="002F309C">
        <w:rPr>
          <w:rFonts w:ascii="Times New Roman" w:hAnsi="Times New Roman" w:cs="Times New Roman"/>
          <w:color w:val="221F1F"/>
        </w:rPr>
        <w:t>Manfrotto</w:t>
      </w:r>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Polilight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Mounting of the camera and Polilight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Polilight)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Overview of the photographic platform with camera and Polilight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Polilight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are cropped, resulting in a series of images (lower left). These are combined using Photoshop’s Photomerge™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 xml:space="preserve">(PW)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focused principally on cartridge-level yield. For Figures 10 and 11 and Table 10, the number of tested cartridges was taken from LOADS and MARKS was reduced to unique load-cartridge pairs indicating whether a cartridge contained at least one observed fingermark, at least one identifiable fingermark, or at least one NIFM. Let Y_g denote the number of cartridges in handgun category g yielding at least one NIFM out of n_g tested cartridges. Category-specific occurrence rates were formalized using the grouped binomial model Y_g ~ Binomial(n_g, p_g), with logit(p_g) = alpha_g. Exact 95% confidence intervals were used to quantify uncertainty for reported proportions. The comparison between identifiable fingermarks alone and the combined yield obtained when NIFMs were included was summarized at the cartridge level, and uncertainty for the resulting absolute and relative gains was estimated by load-clustered bootstrap resampling.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.32 caliber revolvers are very rare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Number of fingermarks per 100 cartridges showing a given number of minutiae or more. The 45 and 38 revolver classes show the greatest numbers of fingermarks, the 32 semi-automatic class shows intermediate numbers, and the four other classes show smaller numbers that are similar to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Finding of High Associative Values Among NonIdentifiable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302BE1EF" w14:textId="77777777" w:rsidR="00F95DE9" w:rsidRDefault="008F30D5" w:rsidP="001F6439">
      <w:pPr>
        <w:rPr>
          <w:ins w:id="17" w:author="Cuellar, Maria" w:date="2026-05-21T13:25:00Z" w16du:dateUtc="2026-05-21T17:25:00Z"/>
          <w:sz w:val="20"/>
          <w:szCs w:val="20"/>
        </w:rPr>
      </w:pPr>
      <w:ins w:id="18" w:author="Cuellar, Maria" w:date="2026-05-21T13:21:00Z" w16du:dateUtc="2026-05-21T17:21:00Z">
        <w:r>
          <w:rPr>
            <w:sz w:val="20"/>
            <w:szCs w:val="20"/>
          </w:rPr>
          <w:t>Figure 11. Estimated proportion of cartridges yielding at least one NIFM, by handgun type and caliber class, with exact 95% confidence intervals.</w:t>
        </w:r>
      </w:ins>
    </w:p>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Semi-automatic ammunition in the 32 caliber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 xml:space="preserve">1% with </w:t>
      </w:r>
      <w:r w:rsidRPr="00C6687B">
        <w:lastRenderedPageBreak/>
        <w:t>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of handgun loads</w:t>
      </w:r>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lastRenderedPageBreak/>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lastRenderedPageBreak/>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Similar value may be found when NIFMs are used for other items collected as evidence, or as part of the general fingerprint processing of crime scenes, although that should be evaluated directly in comparable studies. </w:t>
      </w:r>
      <w:ins w:id="40"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lastRenderedPageBreak/>
        <w:t>This is an extraordinary potential contribution, and one that does not depend on fundamentally new laboratory instrumentation, although implementation would still require workflow development, validation, and quality assurance.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lastRenderedPageBreak/>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Ebeyan,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2C0D" w14:textId="77777777" w:rsidR="000309FA" w:rsidRDefault="000309FA">
      <w:r>
        <w:separator/>
      </w:r>
    </w:p>
  </w:endnote>
  <w:endnote w:type="continuationSeparator" w:id="0">
    <w:p w14:paraId="4FF25FD5" w14:textId="77777777" w:rsidR="000309FA" w:rsidRDefault="000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395" w14:textId="77777777" w:rsidR="000309FA" w:rsidRDefault="000309FA">
      <w:r>
        <w:separator/>
      </w:r>
    </w:p>
  </w:footnote>
  <w:footnote w:type="continuationSeparator" w:id="0">
    <w:p w14:paraId="165C8FA9" w14:textId="77777777" w:rsidR="000309FA" w:rsidRDefault="000309FA">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309FA"/>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006F"/>
    <w:rsid w:val="007C68DD"/>
    <w:rsid w:val="007D4C54"/>
    <w:rsid w:val="008065CB"/>
    <w:rsid w:val="0084215C"/>
    <w:rsid w:val="0084528A"/>
    <w:rsid w:val="00846CED"/>
    <w:rsid w:val="00883489"/>
    <w:rsid w:val="008868BA"/>
    <w:rsid w:val="0089433C"/>
    <w:rsid w:val="008C5C14"/>
    <w:rsid w:val="008D7D2C"/>
    <w:rsid w:val="008E229C"/>
    <w:rsid w:val="008F30D5"/>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0677"/>
    <w:rsid w:val="00F14B39"/>
    <w:rsid w:val="00F46C34"/>
    <w:rsid w:val="00F75CE3"/>
    <w:rsid w:val="00F91753"/>
    <w:rsid w:val="00F95DE9"/>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6154</Words>
  <Characters>35083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16</cp:revision>
  <dcterms:created xsi:type="dcterms:W3CDTF">2026-04-15T17:52:00Z</dcterms:created>
  <dcterms:modified xsi:type="dcterms:W3CDTF">2026-05-21T17:25:00Z</dcterms:modified>
</cp:coreProperties>
</file>