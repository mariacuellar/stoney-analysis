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E52F6" w14:textId="77777777" w:rsidR="00AA5510" w:rsidRDefault="00AA5510" w:rsidP="00AA5510">
      <w:r w:rsidRPr="00432F07">
        <w:t>Occurrence and Associative Value of NonIdentifiable Fingermarks on Unfired Ammunition in Handguns</w:t>
      </w:r>
    </w:p>
    <w:p w14:paraId="08F17260" w14:textId="77777777" w:rsidR="00AA5510" w:rsidRDefault="00AA5510" w:rsidP="00AA5510"/>
    <w:p w14:paraId="31BD7989" w14:textId="77777777" w:rsidR="00AA5510" w:rsidRDefault="00AA5510" w:rsidP="00AA5510"/>
    <w:p w14:paraId="4CEC3A23" w14:textId="77777777" w:rsidR="00AA5510" w:rsidRPr="00486A61" w:rsidRDefault="00AA5510" w:rsidP="00AA5510">
      <w:pPr>
        <w:rPr>
          <w:bCs/>
        </w:rPr>
      </w:pPr>
      <w:r>
        <w:rPr>
          <w:bCs/>
        </w:rPr>
        <w:t>David A. Stoney,</w:t>
      </w:r>
      <w:r w:rsidRPr="00A6736F">
        <w:rPr>
          <w:bCs/>
          <w:vertAlign w:val="superscript"/>
        </w:rPr>
        <w:t>a</w:t>
      </w:r>
      <w:r>
        <w:rPr>
          <w:bCs/>
        </w:rPr>
        <w:t xml:space="preserve"> Marco De Donno,</w:t>
      </w:r>
      <w:r>
        <w:rPr>
          <w:bCs/>
          <w:vertAlign w:val="superscript"/>
        </w:rPr>
        <w:t xml:space="preserve">b  </w:t>
      </w:r>
      <w:r>
        <w:rPr>
          <w:bCs/>
        </w:rPr>
        <w:t>Christophe Champod,</w:t>
      </w:r>
      <w:r w:rsidRPr="00221B21">
        <w:rPr>
          <w:bCs/>
          <w:vertAlign w:val="superscript"/>
        </w:rPr>
        <w:t>b</w:t>
      </w:r>
      <w:r>
        <w:rPr>
          <w:bCs/>
        </w:rPr>
        <w:t xml:space="preserve"> Pat A. Wertheim,</w:t>
      </w:r>
      <w:r>
        <w:rPr>
          <w:bCs/>
          <w:vertAlign w:val="superscript"/>
        </w:rPr>
        <w:t xml:space="preserve">c </w:t>
      </w:r>
      <w:r>
        <w:rPr>
          <w:bCs/>
        </w:rPr>
        <w:t>Maria Cuellar</w:t>
      </w:r>
      <w:r>
        <w:rPr>
          <w:bCs/>
          <w:vertAlign w:val="superscript"/>
        </w:rPr>
        <w:t xml:space="preserve">d </w:t>
      </w:r>
      <w:r>
        <w:rPr>
          <w:bCs/>
        </w:rPr>
        <w:t>and Paul L. Stoney</w:t>
      </w:r>
      <w:r w:rsidRPr="00A6736F">
        <w:rPr>
          <w:bCs/>
          <w:vertAlign w:val="superscript"/>
        </w:rPr>
        <w:t>a</w:t>
      </w:r>
      <w:r>
        <w:rPr>
          <w:bCs/>
          <w:vertAlign w:val="superscript"/>
        </w:rPr>
        <w:t xml:space="preserve"> </w:t>
      </w:r>
    </w:p>
    <w:p w14:paraId="1D7F217D" w14:textId="77777777" w:rsidR="00AA5510" w:rsidRDefault="00AA5510" w:rsidP="00AA5510">
      <w:pPr>
        <w:rPr>
          <w:bCs/>
        </w:rPr>
      </w:pPr>
    </w:p>
    <w:p w14:paraId="31348AE8" w14:textId="77777777" w:rsidR="00AA5510" w:rsidRDefault="00AA5510" w:rsidP="00AA5510">
      <w:pPr>
        <w:rPr>
          <w:bCs/>
        </w:rPr>
      </w:pPr>
      <w:r w:rsidRPr="00F50C2B">
        <w:rPr>
          <w:bCs/>
          <w:vertAlign w:val="superscript"/>
        </w:rPr>
        <w:t>a</w:t>
      </w:r>
      <w:r>
        <w:rPr>
          <w:bCs/>
          <w:vertAlign w:val="superscript"/>
        </w:rPr>
        <w:t xml:space="preserve"> </w:t>
      </w:r>
      <w:r>
        <w:rPr>
          <w:bCs/>
        </w:rPr>
        <w:t>Stoney Forensic, Inc.</w:t>
      </w:r>
    </w:p>
    <w:p w14:paraId="47C1BF98" w14:textId="77777777" w:rsidR="00AA5510" w:rsidRDefault="00AA5510" w:rsidP="00AA5510">
      <w:pPr>
        <w:rPr>
          <w:bCs/>
        </w:rPr>
      </w:pPr>
      <w:r w:rsidRPr="008C39C5">
        <w:rPr>
          <w:bCs/>
        </w:rPr>
        <w:t>14101-G Willard R</w:t>
      </w:r>
      <w:r>
        <w:rPr>
          <w:bCs/>
        </w:rPr>
        <w:t>oa</w:t>
      </w:r>
      <w:r w:rsidRPr="008C39C5">
        <w:rPr>
          <w:bCs/>
        </w:rPr>
        <w:t>d</w:t>
      </w:r>
    </w:p>
    <w:p w14:paraId="6EE017D6" w14:textId="77777777" w:rsidR="00AA5510" w:rsidRDefault="00AA5510" w:rsidP="00AA5510">
      <w:pPr>
        <w:rPr>
          <w:bCs/>
        </w:rPr>
      </w:pPr>
      <w:r w:rsidRPr="008C39C5">
        <w:rPr>
          <w:bCs/>
        </w:rPr>
        <w:t>Chantilly, VA 20151</w:t>
      </w:r>
      <w:r>
        <w:rPr>
          <w:bCs/>
        </w:rPr>
        <w:t>-2934 USA</w:t>
      </w:r>
    </w:p>
    <w:p w14:paraId="25FF62FB" w14:textId="77777777" w:rsidR="00AA5510" w:rsidRDefault="00AA5510" w:rsidP="00AA5510">
      <w:pPr>
        <w:rPr>
          <w:rStyle w:val="Hyperlink"/>
          <w:bCs/>
        </w:rPr>
      </w:pPr>
      <w:hyperlink r:id="rId7" w:history="1">
        <w:r w:rsidRPr="00605977">
          <w:rPr>
            <w:rStyle w:val="Hyperlink"/>
            <w:bCs/>
          </w:rPr>
          <w:t>david@stoneyforensic.com</w:t>
        </w:r>
      </w:hyperlink>
      <w:r>
        <w:rPr>
          <w:bCs/>
        </w:rPr>
        <w:t xml:space="preserve">; </w:t>
      </w:r>
      <w:hyperlink r:id="rId8" w:history="1">
        <w:r w:rsidRPr="00605977">
          <w:rPr>
            <w:rStyle w:val="Hyperlink"/>
            <w:bCs/>
          </w:rPr>
          <w:t>paul@stoneyforensic.com</w:t>
        </w:r>
      </w:hyperlink>
    </w:p>
    <w:p w14:paraId="518502C9" w14:textId="77777777" w:rsidR="00AA5510" w:rsidRDefault="00AA5510" w:rsidP="00AA5510">
      <w:pPr>
        <w:rPr>
          <w:bCs/>
        </w:rPr>
      </w:pPr>
    </w:p>
    <w:p w14:paraId="76C8BD6C" w14:textId="77777777" w:rsidR="00AA5510" w:rsidRDefault="00AA5510" w:rsidP="00AA5510">
      <w:pPr>
        <w:rPr>
          <w:bCs/>
        </w:rPr>
      </w:pPr>
      <w:bookmarkStart w:id="0" w:name="OLE_LINK1"/>
      <w:bookmarkStart w:id="1" w:name="OLE_LINK2"/>
      <w:r w:rsidRPr="0036167D">
        <w:rPr>
          <w:bCs/>
          <w:vertAlign w:val="superscript"/>
        </w:rPr>
        <w:t>b</w:t>
      </w:r>
      <w:r>
        <w:rPr>
          <w:bCs/>
          <w:vertAlign w:val="superscript"/>
        </w:rPr>
        <w:t xml:space="preserve"> </w:t>
      </w:r>
      <w:r w:rsidRPr="00D4073E">
        <w:rPr>
          <w:bCs/>
        </w:rPr>
        <w:t>School of Criminal Justice</w:t>
      </w:r>
      <w:r>
        <w:rPr>
          <w:bCs/>
        </w:rPr>
        <w:t xml:space="preserve">, </w:t>
      </w:r>
      <w:r w:rsidRPr="00D4073E">
        <w:rPr>
          <w:bCs/>
        </w:rPr>
        <w:t>Faculty of Law, Criminal Justice and Public Administration, Batochime, Quarter Sorge, CH-1015 Lausanne-Dorigny, Switzerland</w:t>
      </w:r>
      <w:r w:rsidRPr="00D4073E">
        <w:rPr>
          <w:bCs/>
          <w:vertAlign w:val="superscript"/>
        </w:rPr>
        <w:t xml:space="preserve"> </w:t>
      </w:r>
    </w:p>
    <w:p w14:paraId="0E17C15D" w14:textId="77777777" w:rsidR="00AA5510" w:rsidRDefault="00AA5510" w:rsidP="00AA5510">
      <w:pPr>
        <w:rPr>
          <w:bCs/>
        </w:rPr>
      </w:pPr>
      <w:r w:rsidRPr="00D4073E">
        <w:rPr>
          <w:rStyle w:val="Hyperlink"/>
          <w:bCs/>
        </w:rPr>
        <w:t xml:space="preserve">Marco.DeDonno@unil.ch; </w:t>
      </w:r>
      <w:r>
        <w:rPr>
          <w:rStyle w:val="Hyperlink"/>
          <w:bCs/>
        </w:rPr>
        <w:t>christophe.champod@unil.ch</w:t>
      </w:r>
      <w:r>
        <w:rPr>
          <w:bCs/>
        </w:rPr>
        <w:t xml:space="preserve"> </w:t>
      </w:r>
    </w:p>
    <w:bookmarkEnd w:id="0"/>
    <w:bookmarkEnd w:id="1"/>
    <w:p w14:paraId="4061BA44" w14:textId="77777777" w:rsidR="00AA5510" w:rsidRPr="00221B21" w:rsidRDefault="00AA5510" w:rsidP="00AA5510">
      <w:pPr>
        <w:rPr>
          <w:b/>
          <w:bCs/>
        </w:rPr>
      </w:pPr>
    </w:p>
    <w:p w14:paraId="0033A65D" w14:textId="77777777" w:rsidR="00AA5510" w:rsidRDefault="00AA5510" w:rsidP="00AA5510">
      <w:pPr>
        <w:rPr>
          <w:bCs/>
        </w:rPr>
      </w:pPr>
      <w:r w:rsidRPr="00D4073E">
        <w:rPr>
          <w:bCs/>
          <w:vertAlign w:val="superscript"/>
        </w:rPr>
        <w:t>c</w:t>
      </w:r>
      <w:r>
        <w:rPr>
          <w:bCs/>
          <w:vertAlign w:val="superscript"/>
        </w:rPr>
        <w:t xml:space="preserve"> </w:t>
      </w:r>
      <w:r>
        <w:rPr>
          <w:bCs/>
        </w:rPr>
        <w:t>Deceased</w:t>
      </w:r>
    </w:p>
    <w:p w14:paraId="5881E13A" w14:textId="77777777" w:rsidR="00AA5510" w:rsidRDefault="00AA5510" w:rsidP="00AA5510">
      <w:pPr>
        <w:rPr>
          <w:bCs/>
        </w:rPr>
      </w:pPr>
    </w:p>
    <w:p w14:paraId="09AA44B1" w14:textId="77777777" w:rsidR="00AA5510" w:rsidRDefault="00AA5510" w:rsidP="00AA5510">
      <w:pPr>
        <w:rPr>
          <w:bCs/>
        </w:rPr>
      </w:pPr>
      <w:r>
        <w:rPr>
          <w:bCs/>
          <w:vertAlign w:val="superscript"/>
        </w:rPr>
        <w:t xml:space="preserve">d </w:t>
      </w:r>
      <w:r w:rsidRPr="00351C1E">
        <w:rPr>
          <w:bCs/>
        </w:rPr>
        <w:t>University of Pennsylvania, Department of Criminology and Department of Statistics and Data Science, United States of America</w:t>
      </w:r>
    </w:p>
    <w:p w14:paraId="6419FB43" w14:textId="77777777" w:rsidR="00AA5510" w:rsidRDefault="00AA5510" w:rsidP="00AA5510">
      <w:pPr>
        <w:rPr>
          <w:bCs/>
        </w:rPr>
      </w:pPr>
      <w:hyperlink r:id="rId9" w:history="1">
        <w:r w:rsidRPr="00672EBE">
          <w:rPr>
            <w:rStyle w:val="Hyperlink"/>
            <w:bCs/>
          </w:rPr>
          <w:t>mcuellar@sas.upenn.edu</w:t>
        </w:r>
      </w:hyperlink>
    </w:p>
    <w:p w14:paraId="53C925AF" w14:textId="77777777" w:rsidR="00AA5510" w:rsidRDefault="00AA5510" w:rsidP="00AA5510">
      <w:pPr>
        <w:rPr>
          <w:bCs/>
        </w:rPr>
      </w:pPr>
    </w:p>
    <w:p w14:paraId="66B79D70" w14:textId="77777777" w:rsidR="00AA5510" w:rsidRPr="00486A61" w:rsidRDefault="00AA5510" w:rsidP="00AA5510">
      <w:pPr>
        <w:rPr>
          <w:bCs/>
        </w:rPr>
      </w:pPr>
      <w:r>
        <w:rPr>
          <w:bCs/>
        </w:rPr>
        <w:t>Corresponding Author:</w:t>
      </w:r>
    </w:p>
    <w:p w14:paraId="2D1FBCFC" w14:textId="77777777" w:rsidR="00AA5510" w:rsidRDefault="00AA5510" w:rsidP="00AA5510">
      <w:pPr>
        <w:rPr>
          <w:b/>
          <w:bCs/>
        </w:rPr>
      </w:pPr>
    </w:p>
    <w:p w14:paraId="35A1ED95" w14:textId="77777777" w:rsidR="00AA5510" w:rsidRDefault="00AA5510" w:rsidP="00AA5510">
      <w:r>
        <w:t>David A. Stoney</w:t>
      </w:r>
    </w:p>
    <w:p w14:paraId="20244566" w14:textId="77777777" w:rsidR="00AA5510" w:rsidRDefault="00AA5510" w:rsidP="00AA5510">
      <w:r>
        <w:t>Stoney Forensic, Inc.</w:t>
      </w:r>
    </w:p>
    <w:p w14:paraId="2A870C7C" w14:textId="77777777" w:rsidR="00AA5510" w:rsidRDefault="00AA5510" w:rsidP="00AA5510">
      <w:r>
        <w:t xml:space="preserve">14101-G Willard Road </w:t>
      </w:r>
    </w:p>
    <w:p w14:paraId="19F6ADE4" w14:textId="77777777" w:rsidR="00AA5510" w:rsidRDefault="00AA5510" w:rsidP="00AA5510">
      <w:r>
        <w:t>Chantilly, VA 20151-2934 USA</w:t>
      </w:r>
    </w:p>
    <w:p w14:paraId="2779CA30" w14:textId="77777777" w:rsidR="00AA5510" w:rsidRDefault="00AA5510" w:rsidP="00AA5510">
      <w:hyperlink r:id="rId10" w:history="1">
        <w:r w:rsidRPr="00605977">
          <w:rPr>
            <w:rStyle w:val="Hyperlink"/>
          </w:rPr>
          <w:t>david@stoneyforensic.com</w:t>
        </w:r>
      </w:hyperlink>
    </w:p>
    <w:p w14:paraId="064E5C6C" w14:textId="77777777" w:rsidR="00AA5510" w:rsidRDefault="00AA5510" w:rsidP="00AA5510">
      <w:r>
        <w:t>+ 1 703 362 5983</w:t>
      </w:r>
    </w:p>
    <w:p w14:paraId="073C4B91" w14:textId="77777777" w:rsidR="00AA5510" w:rsidRDefault="00AA5510" w:rsidP="00AA5510"/>
    <w:p w14:paraId="2F2BB339" w14:textId="77777777" w:rsidR="00AA5510" w:rsidRDefault="00AA5510" w:rsidP="00AA5510"/>
    <w:p w14:paraId="3A87585D" w14:textId="77777777" w:rsidR="00AA5510" w:rsidRDefault="00AA5510" w:rsidP="00AA5510">
      <w:pPr>
        <w:rPr>
          <w:b/>
          <w:bCs/>
        </w:rPr>
      </w:pPr>
    </w:p>
    <w:p w14:paraId="7555CCA3" w14:textId="77777777" w:rsidR="00AA5510" w:rsidRDefault="00AA5510" w:rsidP="00AA5510">
      <w:pPr>
        <w:rPr>
          <w:b/>
          <w:bCs/>
        </w:rPr>
      </w:pPr>
    </w:p>
    <w:p w14:paraId="779875C8" w14:textId="77777777" w:rsidR="00AA5510" w:rsidRDefault="00AA5510" w:rsidP="00AA5510">
      <w:pPr>
        <w:rPr>
          <w:b/>
          <w:bCs/>
        </w:rPr>
      </w:pPr>
    </w:p>
    <w:p w14:paraId="2EEB8181" w14:textId="77777777" w:rsidR="00AA5510" w:rsidRDefault="00AA5510" w:rsidP="00AA5510">
      <w:pPr>
        <w:rPr>
          <w:b/>
          <w:bCs/>
        </w:rPr>
      </w:pPr>
    </w:p>
    <w:p w14:paraId="1BD3F17B" w14:textId="77777777" w:rsidR="00AA5510" w:rsidRDefault="00AA5510" w:rsidP="00AA5510">
      <w:pPr>
        <w:rPr>
          <w:b/>
          <w:bCs/>
        </w:rPr>
      </w:pPr>
    </w:p>
    <w:p w14:paraId="2CE3B754" w14:textId="77777777" w:rsidR="00AA5510" w:rsidRDefault="00AA5510" w:rsidP="00AA5510">
      <w:pPr>
        <w:rPr>
          <w:b/>
          <w:bCs/>
        </w:rPr>
      </w:pPr>
    </w:p>
    <w:p w14:paraId="36FCDB79" w14:textId="77777777" w:rsidR="00AA5510" w:rsidRDefault="00AA5510" w:rsidP="00AA5510">
      <w:pPr>
        <w:rPr>
          <w:b/>
          <w:bCs/>
        </w:rPr>
      </w:pPr>
    </w:p>
    <w:p w14:paraId="1D7C6F26" w14:textId="77777777" w:rsidR="00AA5510" w:rsidRDefault="00AA5510" w:rsidP="00AA5510">
      <w:pPr>
        <w:rPr>
          <w:b/>
          <w:bCs/>
        </w:rPr>
      </w:pPr>
    </w:p>
    <w:p w14:paraId="49C0D581" w14:textId="77777777" w:rsidR="00AA5510" w:rsidRDefault="00AA5510" w:rsidP="00AA5510">
      <w:pPr>
        <w:rPr>
          <w:b/>
          <w:bCs/>
        </w:rPr>
      </w:pPr>
    </w:p>
    <w:p w14:paraId="05CB8165" w14:textId="77777777" w:rsidR="00AA5510" w:rsidRDefault="00AA5510" w:rsidP="00AA5510">
      <w:pPr>
        <w:rPr>
          <w:b/>
          <w:bCs/>
        </w:rPr>
      </w:pPr>
    </w:p>
    <w:p w14:paraId="6B2FB6C3" w14:textId="77777777" w:rsidR="00AA5510" w:rsidRDefault="00AA5510" w:rsidP="00AA5510">
      <w:pPr>
        <w:rPr>
          <w:b/>
          <w:bCs/>
        </w:rPr>
      </w:pPr>
    </w:p>
    <w:p w14:paraId="20834416" w14:textId="77777777" w:rsidR="00AA5510" w:rsidRDefault="00AA5510" w:rsidP="00AA5510">
      <w:pPr>
        <w:rPr>
          <w:b/>
          <w:bCs/>
        </w:rPr>
      </w:pPr>
    </w:p>
    <w:p w14:paraId="66D7D363" w14:textId="77777777" w:rsidR="00AA5510" w:rsidRDefault="00AA5510" w:rsidP="00AA5510">
      <w:pPr>
        <w:rPr>
          <w:b/>
          <w:bCs/>
        </w:rPr>
      </w:pPr>
    </w:p>
    <w:p w14:paraId="00D55D2D" w14:textId="77777777" w:rsidR="00AA5510" w:rsidRDefault="00AA5510" w:rsidP="00AA5510">
      <w:pPr>
        <w:rPr>
          <w:b/>
          <w:bCs/>
        </w:rPr>
      </w:pPr>
    </w:p>
    <w:p w14:paraId="14644385" w14:textId="77777777" w:rsidR="005A31C1" w:rsidRPr="00CF7845" w:rsidRDefault="005A31C1" w:rsidP="00486A61">
      <w:pPr>
        <w:jc w:val="center"/>
        <w:rPr>
          <w:b/>
          <w:bCs/>
        </w:rPr>
      </w:pPr>
      <w:r w:rsidRPr="00CF7845">
        <w:rPr>
          <w:b/>
          <w:bCs/>
        </w:rPr>
        <w:lastRenderedPageBreak/>
        <w:t>Abstract</w:t>
      </w:r>
    </w:p>
    <w:p w14:paraId="657EF352" w14:textId="77777777" w:rsidR="005A31C1" w:rsidRDefault="005A31C1">
      <w:pPr>
        <w:rPr>
          <w:b/>
          <w:bCs/>
        </w:rPr>
      </w:pPr>
    </w:p>
    <w:p w14:paraId="52498A5C" w14:textId="77777777" w:rsidR="00202767" w:rsidRPr="00965FF3" w:rsidRDefault="00202767" w:rsidP="00202767">
      <w:r w:rsidRPr="00965FF3">
        <w:t xml:space="preserve">This </w:t>
      </w:r>
      <w:r w:rsidR="00965FF3" w:rsidRPr="00965FF3">
        <w:t xml:space="preserve">research </w:t>
      </w:r>
      <w:r w:rsidRPr="00965FF3">
        <w:t xml:space="preserve">explored the use of Non-Identifiable Fingermarks (NIFMs) on loaded ammunition to link suspects with firearms. NIFMs are fragmentary, partial fingerprints that are insufficient for identification. Current forensic science practices set these fingermarks aside, leaving them unexamined. However, prior research has shown that NIFMs have strong associative value. Accordingly, they represent an untapped source </w:t>
      </w:r>
      <w:r w:rsidR="00AD4F93">
        <w:t xml:space="preserve">of information </w:t>
      </w:r>
      <w:r w:rsidRPr="00965FF3">
        <w:t xml:space="preserve">with </w:t>
      </w:r>
      <w:r w:rsidR="00AD4F93">
        <w:t xml:space="preserve">a </w:t>
      </w:r>
      <w:r w:rsidRPr="00965FF3">
        <w:t xml:space="preserve">strong potential </w:t>
      </w:r>
      <w:r w:rsidR="005D42D3">
        <w:t>for</w:t>
      </w:r>
      <w:r w:rsidR="00AD4F93">
        <w:t xml:space="preserve"> supporting criminal investigations and legal proof.</w:t>
      </w:r>
    </w:p>
    <w:p w14:paraId="6A4DCD6D" w14:textId="77777777" w:rsidR="00202767" w:rsidRPr="00965FF3" w:rsidRDefault="00202767" w:rsidP="00202767"/>
    <w:p w14:paraId="45CEBEEA" w14:textId="77777777" w:rsidR="00202767" w:rsidRPr="00965FF3" w:rsidRDefault="00202767" w:rsidP="00202767">
      <w:r w:rsidRPr="00965FF3">
        <w:t xml:space="preserve">The motivation for this </w:t>
      </w:r>
      <w:r w:rsidR="00965FF3" w:rsidRPr="00965FF3">
        <w:t>work</w:t>
      </w:r>
      <w:r w:rsidRPr="00965FF3">
        <w:t xml:space="preserve"> was to perform a realistic test of the actual contribution of NIFMs when applied to an extremely important evidentiary problem. The specific </w:t>
      </w:r>
      <w:r w:rsidR="00965FF3" w:rsidRPr="00965FF3">
        <w:t>research</w:t>
      </w:r>
      <w:r w:rsidRPr="00965FF3">
        <w:t xml:space="preserve"> goal was to answer the question of how often NIFMs occur</w:t>
      </w:r>
      <w:r w:rsidRPr="00965FF3">
        <w:rPr>
          <w:spacing w:val="-5"/>
        </w:rPr>
        <w:t xml:space="preserve"> </w:t>
      </w:r>
      <w:r w:rsidRPr="00965FF3">
        <w:t>on</w:t>
      </w:r>
      <w:r w:rsidRPr="00965FF3">
        <w:rPr>
          <w:spacing w:val="-5"/>
        </w:rPr>
        <w:t xml:space="preserve"> </w:t>
      </w:r>
      <w:r w:rsidRPr="00965FF3">
        <w:t>naturally</w:t>
      </w:r>
      <w:r w:rsidRPr="00965FF3">
        <w:rPr>
          <w:spacing w:val="-5"/>
        </w:rPr>
        <w:t xml:space="preserve"> </w:t>
      </w:r>
      <w:r w:rsidRPr="00965FF3">
        <w:t>loaded</w:t>
      </w:r>
      <w:r w:rsidRPr="00965FF3">
        <w:rPr>
          <w:spacing w:val="-7"/>
        </w:rPr>
        <w:t xml:space="preserve"> handgun </w:t>
      </w:r>
      <w:r w:rsidRPr="00965FF3">
        <w:t>ammunition</w:t>
      </w:r>
      <w:r w:rsidRPr="00965FF3">
        <w:rPr>
          <w:spacing w:val="-4"/>
        </w:rPr>
        <w:t xml:space="preserve"> </w:t>
      </w:r>
      <w:r w:rsidRPr="00965FF3">
        <w:t>and what range of associative values can be expected. By comparing these results to those obtained from using only identifiable fingerprints, the potential impact of NIFMs is illuminated.</w:t>
      </w:r>
    </w:p>
    <w:p w14:paraId="277EFB90" w14:textId="77777777" w:rsidR="00202767" w:rsidRPr="002940A8" w:rsidRDefault="00202767" w:rsidP="00202767">
      <w:pPr>
        <w:rPr>
          <w:highlight w:val="yellow"/>
        </w:rPr>
      </w:pPr>
    </w:p>
    <w:p w14:paraId="4D859403" w14:textId="77777777" w:rsidR="00202767" w:rsidRPr="00965FF3" w:rsidRDefault="00202767" w:rsidP="00202767">
      <w:r w:rsidRPr="00965FF3">
        <w:t>As a realistic test, unfired ammunition was collected from handguns after they had been loaded by their owners, each using newly purchased ammunition and their accustomed loading practices. The ammunition cartridges were processed for fingerprints using commonly employed forensic laboratory methods and all fingermarks showing four or more ridge characteristics were considered. Expert examination of these marks determined which were identifiable (conventionally used fingerprints) and which were NIFMs. Associative values of the marks (estimating how often a match might occur at random) were determined using a well-defined, calibrated method.</w:t>
      </w:r>
    </w:p>
    <w:p w14:paraId="188C029F" w14:textId="77777777" w:rsidR="00202767" w:rsidRPr="002940A8" w:rsidRDefault="00202767" w:rsidP="00202767">
      <w:pPr>
        <w:rPr>
          <w:highlight w:val="yellow"/>
        </w:rPr>
      </w:pPr>
    </w:p>
    <w:p w14:paraId="4E4D44D5" w14:textId="77777777" w:rsidR="00202767" w:rsidRPr="00965FF3" w:rsidRDefault="00202767" w:rsidP="00202767">
      <w:pPr>
        <w:ind w:hanging="2"/>
        <w:rPr>
          <w:bCs/>
        </w:rPr>
      </w:pPr>
      <w:r w:rsidRPr="00965FF3">
        <w:t xml:space="preserve">1263 rounds of ammunition were collected from 164 handguns. Fingermarks judged identifiable (64) were found on 4.7% of rounds representing 21.3% of handgun loads. When NIFMs were considered (another 414 fingermarks), the number of rounds rose to 27.2%, representing 65.9% of handgun loads. </w:t>
      </w:r>
      <w:r w:rsidRPr="00965FF3">
        <w:rPr>
          <w:bCs/>
        </w:rPr>
        <w:t>According to international reporting guidelines, 80% of the NIFMs provided strong support for association (as in a random match occurring less than once in a thousand times). Although differences in the numbers of NIFMs found were seen among different ammunition calibers and handgun types, each group showed NIFMs with strong association on at least 1 in 5 ammunition cartridges.</w:t>
      </w:r>
    </w:p>
    <w:p w14:paraId="05568CA1" w14:textId="77777777" w:rsidR="00202767" w:rsidRPr="00965FF3" w:rsidRDefault="00202767" w:rsidP="00202767">
      <w:pPr>
        <w:ind w:hanging="2"/>
        <w:rPr>
          <w:bCs/>
        </w:rPr>
      </w:pPr>
    </w:p>
    <w:p w14:paraId="645DA985" w14:textId="77777777" w:rsidR="00202767" w:rsidRPr="00965FF3" w:rsidRDefault="00202767" w:rsidP="00202767">
      <w:pPr>
        <w:ind w:hanging="2"/>
      </w:pPr>
      <w:del w:id="2" w:author="Cuellar, Maria" w:date="2026-05-21T12:21:00Z" w16du:dateUtc="2026-05-21T16:21:00Z">
        <w:r w:rsidRPr="00965FF3" w:rsidDel="0084528A">
          <w:delText>The findings indicate the common occurrence of NIFMs of high associative value on loaded handgun ammunition.</w:delText>
        </w:r>
      </w:del>
      <w:ins w:id="3" w:author="Cuellar, Maria" w:date="2026-05-21T12:21:00Z" w16du:dateUtc="2026-05-21T16:21:00Z">
        <w:r w:rsidR="0084528A">
          <w:t>The findings indicate that NIFMs of high associative value occur commonly on loaded handgun ammunition and that current forensic practice may be leaving recoverable information on the table.</w:t>
        </w:r>
      </w:ins>
      <w:r w:rsidRPr="00965FF3">
        <w:t xml:space="preserve"> For this application it has been shown under realistic operational conditions that a six-fold increase in useful associative </w:t>
      </w:r>
      <w:r w:rsidR="00AD4F93">
        <w:t>information</w:t>
      </w:r>
      <w:r w:rsidRPr="00965FF3">
        <w:t xml:space="preserve"> results when NIFMs are included along with conventional fingerprints. These results suggest similar potential when NIFMs are </w:t>
      </w:r>
      <w:r w:rsidR="00AD4F93">
        <w:t>used on</w:t>
      </w:r>
      <w:r w:rsidRPr="00965FF3">
        <w:t xml:space="preserve"> other items collected as evidence, or as part of the general fingerprint processing of crime scenes, although that question should be evaluated directly in comparable studies. </w:t>
      </w:r>
    </w:p>
    <w:p w14:paraId="783D3385" w14:textId="77777777" w:rsidR="00202767" w:rsidRPr="00965FF3" w:rsidRDefault="00202767" w:rsidP="00202767"/>
    <w:p w14:paraId="5EEE7E35" w14:textId="77777777" w:rsidR="00202767" w:rsidRPr="00965FF3" w:rsidRDefault="00202767" w:rsidP="00202767">
      <w:r w:rsidRPr="00965FF3">
        <w:t xml:space="preserve">This is an extraordinary </w:t>
      </w:r>
      <w:r w:rsidR="00EF4439" w:rsidRPr="00965FF3">
        <w:t xml:space="preserve">potential </w:t>
      </w:r>
      <w:r w:rsidRPr="00965FF3">
        <w:t>contribution – and one that does not require any additional investment in crime laboratory equipment nor any additional personnel skills. The use of NIFMs warrants immediate attention, with application to criminal investigations, the development and testing of alternative implementation protocols, validation of these protocols, and development of robust quality assurance procedures.</w:t>
      </w:r>
    </w:p>
    <w:p w14:paraId="7E6CB20F" w14:textId="77777777" w:rsidR="00EF4439" w:rsidRPr="00965FF3" w:rsidRDefault="00EF4439" w:rsidP="00202767"/>
    <w:p w14:paraId="2AF7DE7D" w14:textId="77777777" w:rsidR="005A31C1" w:rsidRDefault="005A31C1" w:rsidP="002F0E35">
      <w:pPr>
        <w:rPr>
          <w:u w:val="single"/>
        </w:rPr>
      </w:pPr>
      <w:r w:rsidRPr="00965FF3">
        <w:rPr>
          <w:u w:val="single"/>
        </w:rPr>
        <w:t xml:space="preserve">Keywords: fingerprints; non-identifiable fingermarks; </w:t>
      </w:r>
      <w:r w:rsidR="00202767" w:rsidRPr="00965FF3">
        <w:rPr>
          <w:u w:val="single"/>
        </w:rPr>
        <w:t>ammunition, associative value</w:t>
      </w:r>
    </w:p>
    <w:p w14:paraId="021F309D" w14:textId="77777777" w:rsidR="005A31C1" w:rsidRPr="00CF7845" w:rsidRDefault="005A31C1" w:rsidP="00CF7845">
      <w:pPr>
        <w:pStyle w:val="Heading1"/>
        <w:tabs>
          <w:tab w:val="right" w:pos="1170"/>
          <w:tab w:val="left" w:pos="1260"/>
          <w:tab w:val="left" w:pos="1620"/>
          <w:tab w:val="left" w:pos="7920"/>
        </w:tabs>
        <w:rPr>
          <w:bCs w:val="0"/>
        </w:rPr>
      </w:pPr>
      <w:r w:rsidRPr="00CF7845">
        <w:rPr>
          <w:bCs w:val="0"/>
        </w:rPr>
        <w:t>I. Introduction</w:t>
      </w:r>
    </w:p>
    <w:p w14:paraId="0198AA4A" w14:textId="77777777" w:rsidR="005A31C1" w:rsidRDefault="005A31C1" w:rsidP="008D753E"/>
    <w:p w14:paraId="58C995A7" w14:textId="77777777" w:rsidR="00202767" w:rsidRPr="00EF4439" w:rsidRDefault="00202767" w:rsidP="00202767">
      <w:pPr>
        <w:autoSpaceDE w:val="0"/>
        <w:autoSpaceDN w:val="0"/>
        <w:adjustRightInd w:val="0"/>
      </w:pPr>
      <w:r w:rsidRPr="00EF4439">
        <w:t xml:space="preserve">Among the most serious and pervasive criminal offenses in our society are the possession of handguns by convicted felons and </w:t>
      </w:r>
      <w:r w:rsidR="00EF4439" w:rsidRPr="00EF4439">
        <w:t>handgun</w:t>
      </w:r>
      <w:r w:rsidRPr="00EF4439">
        <w:t xml:space="preserve"> use in the commission of crime. Evidence of who loaded a recovered handgun is important for the proof of criminal possession, use, or intent.</w:t>
      </w:r>
    </w:p>
    <w:p w14:paraId="487EFE0E" w14:textId="77777777" w:rsidR="00202767" w:rsidRPr="00EF4439" w:rsidRDefault="00202767" w:rsidP="00202767">
      <w:pPr>
        <w:autoSpaceDE w:val="0"/>
        <w:autoSpaceDN w:val="0"/>
        <w:adjustRightInd w:val="0"/>
      </w:pPr>
    </w:p>
    <w:p w14:paraId="4AE53661" w14:textId="77777777" w:rsidR="00202767" w:rsidRPr="00EF4439" w:rsidRDefault="00202767" w:rsidP="00202767">
      <w:pPr>
        <w:autoSpaceDE w:val="0"/>
        <w:autoSpaceDN w:val="0"/>
        <w:adjustRightInd w:val="0"/>
      </w:pPr>
      <w:r w:rsidRPr="00EF4439">
        <w:t xml:space="preserve">Laboratory methods, including the analysis of loaded ammunition for </w:t>
      </w:r>
      <w:r w:rsidR="006F089A">
        <w:t xml:space="preserve">identifiable </w:t>
      </w:r>
      <w:r w:rsidRPr="00EF4439">
        <w:t>finger</w:t>
      </w:r>
      <w:r w:rsidR="00EF4439">
        <w:t>mark</w:t>
      </w:r>
      <w:r w:rsidRPr="00EF4439">
        <w:t xml:space="preserve">s and DNA, can provide this evidence. However, both methods have limitations. DNA analyses are </w:t>
      </w:r>
      <w:r w:rsidR="006F089A" w:rsidRPr="00EF4439">
        <w:t>time-consuming</w:t>
      </w:r>
      <w:r w:rsidRPr="00EF4439">
        <w:t>, costly and often confounded by mixtures</w:t>
      </w:r>
      <w:r w:rsidR="006F089A">
        <w:t>,</w:t>
      </w:r>
      <w:r w:rsidRPr="00EF4439">
        <w:t xml:space="preserve"> degradation</w:t>
      </w:r>
      <w:r w:rsidR="006F089A">
        <w:t xml:space="preserve"> or the possibility of secondary transfer.</w:t>
      </w:r>
      <w:r w:rsidRPr="00EF4439">
        <w:t xml:space="preserve"> Likewise</w:t>
      </w:r>
      <w:r w:rsidR="00EF4439">
        <w:t xml:space="preserve"> (despite abundant and ongoing research</w:t>
      </w:r>
      <w:r w:rsidR="006F089A">
        <w:t>)</w:t>
      </w:r>
      <w:r w:rsidR="00EF4439">
        <w:t xml:space="preserve"> </w:t>
      </w:r>
      <w:r w:rsidRPr="00EF4439">
        <w:t>identifiable finger</w:t>
      </w:r>
      <w:r w:rsidR="00EF4439">
        <w:t>mark</w:t>
      </w:r>
      <w:r w:rsidRPr="00EF4439">
        <w:t>s are very rarely found on the small slippery surfaces of ammunition</w:t>
      </w:r>
      <w:r w:rsidR="00621028">
        <w:t xml:space="preserve"> [</w:t>
      </w:r>
      <w:r w:rsidR="00621028">
        <w:rPr>
          <w:noProof/>
        </w:rPr>
        <w:t>1-7]</w:t>
      </w:r>
      <w:r w:rsidRPr="00EF4439">
        <w:t>. Non-identifiable finger marks (NIFMs) offer an intriguing possibility to address these limitations.</w:t>
      </w:r>
    </w:p>
    <w:p w14:paraId="5663F22A" w14:textId="77777777" w:rsidR="00202767" w:rsidRPr="002940A8" w:rsidRDefault="00202767" w:rsidP="00202767">
      <w:pPr>
        <w:autoSpaceDE w:val="0"/>
        <w:autoSpaceDN w:val="0"/>
        <w:adjustRightInd w:val="0"/>
        <w:rPr>
          <w:highlight w:val="yellow"/>
        </w:rPr>
      </w:pPr>
    </w:p>
    <w:p w14:paraId="534E27AC" w14:textId="77777777" w:rsidR="00202767" w:rsidRPr="00EF4439" w:rsidRDefault="00202767" w:rsidP="00202767">
      <w:pPr>
        <w:autoSpaceDE w:val="0"/>
        <w:autoSpaceDN w:val="0"/>
        <w:adjustRightInd w:val="0"/>
      </w:pPr>
      <w:r w:rsidRPr="00EF4439">
        <w:t>Prior research [</w:t>
      </w:r>
      <w:r w:rsidR="00621028">
        <w:t>8</w:t>
      </w:r>
      <w:r w:rsidRPr="00EF4439">
        <w:t>,</w:t>
      </w:r>
      <w:r w:rsidR="00621028">
        <w:t xml:space="preserve"> 9</w:t>
      </w:r>
      <w:r w:rsidRPr="00EF4439">
        <w:t>] has found that NIFMs occur frequently on evidence</w:t>
      </w:r>
      <w:r w:rsidR="00AD4F93">
        <w:t xml:space="preserve"> items</w:t>
      </w:r>
      <w:r w:rsidRPr="00EF4439">
        <w:t xml:space="preserve"> and at crime scenes and that most have high associative value. This suggests that NIFMs on handgun ammunition could provide important evidence. However, it </w:t>
      </w:r>
      <w:r w:rsidR="00EF4439">
        <w:t>i</w:t>
      </w:r>
      <w:r w:rsidRPr="00EF4439">
        <w:t>s unknown how often, and with what level of associative value, NIFMs occur on loaded handgun ammunition. Small, highly curved metal surfaces and rapid handling decrease the likelihood that useful prints will be left. Does sufficient fingerprint detail for high associative value commonly remain on loaded ammunition? Does this vary by caliber and handgun type?</w:t>
      </w:r>
    </w:p>
    <w:p w14:paraId="7854D955" w14:textId="77777777" w:rsidR="00202767" w:rsidRPr="002940A8" w:rsidRDefault="00202767" w:rsidP="00202767">
      <w:pPr>
        <w:autoSpaceDE w:val="0"/>
        <w:autoSpaceDN w:val="0"/>
        <w:adjustRightInd w:val="0"/>
        <w:rPr>
          <w:highlight w:val="yellow"/>
        </w:rPr>
      </w:pPr>
    </w:p>
    <w:p w14:paraId="6A2288A3" w14:textId="77777777" w:rsidR="005A31C1" w:rsidRPr="00EF4439" w:rsidRDefault="00202767" w:rsidP="00202767">
      <w:pPr>
        <w:autoSpaceDE w:val="0"/>
        <w:autoSpaceDN w:val="0"/>
        <w:adjustRightInd w:val="0"/>
      </w:pPr>
      <w:r w:rsidRPr="00EF4439">
        <w:t xml:space="preserve">The answers are important. If NIFMs of high associative value occur commonly on loaded ammunition, this could be a major additional source of </w:t>
      </w:r>
      <w:r w:rsidR="0047109C">
        <w:t>information</w:t>
      </w:r>
      <w:r w:rsidRPr="00EF4439">
        <w:t xml:space="preserve">. Current practices could be routinely setting aside </w:t>
      </w:r>
      <w:r w:rsidR="0047109C">
        <w:t>information</w:t>
      </w:r>
      <w:r w:rsidRPr="00EF4439">
        <w:t xml:space="preserve"> that is directly relevant to the investigation and prosecution of violent crime. Alternatively, </w:t>
      </w:r>
      <w:r w:rsidR="00EF4439">
        <w:t xml:space="preserve">if </w:t>
      </w:r>
      <w:r w:rsidRPr="00EF4439">
        <w:t xml:space="preserve">the added information </w:t>
      </w:r>
      <w:r w:rsidR="00E16D90">
        <w:t>is</w:t>
      </w:r>
      <w:r w:rsidRPr="00EF4439">
        <w:t xml:space="preserve"> very limited or </w:t>
      </w:r>
      <w:r w:rsidR="00E16D90">
        <w:t>rarely occurring, NIFMs on ammunition may not</w:t>
      </w:r>
      <w:r w:rsidRPr="00EF4439">
        <w:t xml:space="preserve"> justify additional laboratory, investigative or prosecutorial attention.</w:t>
      </w:r>
    </w:p>
    <w:p w14:paraId="49E0D1AC" w14:textId="77777777" w:rsidR="00202767" w:rsidRPr="002940A8" w:rsidRDefault="00202767" w:rsidP="008D753E">
      <w:pPr>
        <w:rPr>
          <w:highlight w:val="yellow"/>
        </w:rPr>
      </w:pPr>
    </w:p>
    <w:p w14:paraId="50D88202" w14:textId="77777777" w:rsidR="00202767" w:rsidRDefault="00202767" w:rsidP="00202767">
      <w:r w:rsidRPr="00E16D90">
        <w:t xml:space="preserve">In this </w:t>
      </w:r>
      <w:r w:rsidR="00647DF9">
        <w:t xml:space="preserve">research </w:t>
      </w:r>
      <w:r w:rsidRPr="00E16D90">
        <w:t xml:space="preserve">ammunition from handguns </w:t>
      </w:r>
      <w:r w:rsidR="00A858BD">
        <w:t xml:space="preserve">loaded by their owners </w:t>
      </w:r>
      <w:r w:rsidRPr="00E16D90">
        <w:t>has been recovered and processed for latent finger</w:t>
      </w:r>
      <w:r w:rsidR="00E16D90" w:rsidRPr="00E16D90">
        <w:t>mark</w:t>
      </w:r>
      <w:r w:rsidRPr="00E16D90">
        <w:t xml:space="preserve">s. </w:t>
      </w:r>
      <w:r w:rsidR="00E16D90" w:rsidRPr="00E16D90">
        <w:t>Occurrences</w:t>
      </w:r>
      <w:r w:rsidRPr="00E16D90">
        <w:t xml:space="preserve"> of identifiable finger</w:t>
      </w:r>
      <w:r w:rsidR="00E16D90" w:rsidRPr="00E16D90">
        <w:t>mark</w:t>
      </w:r>
      <w:r w:rsidRPr="00E16D90">
        <w:t>s and NIFMs have been documented, and expected associative values of NIFMs were determined based on a well-defined, currently available, calibrated approach. Frequencies were measured for the overall recovery of NIFMs, and their distribution of expected associative values, for revolvers and semi-automatic pistols covering a range of common calibers.</w:t>
      </w:r>
      <w:r>
        <w:t xml:space="preserve"> </w:t>
      </w:r>
    </w:p>
    <w:p w14:paraId="1D006E5B" w14:textId="77777777" w:rsidR="00202767" w:rsidRDefault="00202767" w:rsidP="00202767">
      <w:r>
        <w:tab/>
      </w:r>
    </w:p>
    <w:p w14:paraId="3496548D" w14:textId="77777777" w:rsidR="005A31C1" w:rsidRDefault="005A31C1" w:rsidP="000264F1">
      <w:pPr>
        <w:rPr>
          <w:b/>
        </w:rPr>
      </w:pPr>
    </w:p>
    <w:p w14:paraId="0636879B" w14:textId="77777777" w:rsidR="006D7AC8" w:rsidRDefault="006D7AC8">
      <w:pPr>
        <w:spacing w:after="160" w:line="259" w:lineRule="auto"/>
        <w:rPr>
          <w:b/>
        </w:rPr>
      </w:pPr>
      <w:r>
        <w:rPr>
          <w:b/>
        </w:rPr>
        <w:br w:type="page"/>
      </w:r>
    </w:p>
    <w:p w14:paraId="74FD0BBD" w14:textId="77777777" w:rsidR="005A31C1" w:rsidRPr="009E7B36" w:rsidRDefault="005A31C1" w:rsidP="000264F1">
      <w:pPr>
        <w:rPr>
          <w:b/>
        </w:rPr>
      </w:pPr>
      <w:r>
        <w:rPr>
          <w:b/>
        </w:rPr>
        <w:lastRenderedPageBreak/>
        <w:t xml:space="preserve">II. </w:t>
      </w:r>
      <w:r w:rsidRPr="009E7B36">
        <w:rPr>
          <w:b/>
        </w:rPr>
        <w:t>M</w:t>
      </w:r>
      <w:r>
        <w:rPr>
          <w:b/>
        </w:rPr>
        <w:t>aterials and Me</w:t>
      </w:r>
      <w:r w:rsidRPr="009E7B36">
        <w:rPr>
          <w:b/>
        </w:rPr>
        <w:t>thods</w:t>
      </w:r>
    </w:p>
    <w:p w14:paraId="2AB847F9" w14:textId="77777777" w:rsidR="005A31C1" w:rsidRDefault="005A31C1" w:rsidP="00F14D90">
      <w:pPr>
        <w:autoSpaceDE w:val="0"/>
        <w:autoSpaceDN w:val="0"/>
        <w:adjustRightInd w:val="0"/>
      </w:pPr>
    </w:p>
    <w:p w14:paraId="7AADEE1A" w14:textId="77777777" w:rsidR="005E49AC" w:rsidRPr="00A0540C" w:rsidRDefault="005A31C1" w:rsidP="005E49AC">
      <w:pPr>
        <w:adjustRightInd w:val="0"/>
        <w:ind w:left="270" w:hanging="270"/>
        <w:rPr>
          <w:u w:val="single"/>
        </w:rPr>
      </w:pPr>
      <w:r w:rsidRPr="00FD7465">
        <w:rPr>
          <w:u w:val="single"/>
        </w:rPr>
        <w:t xml:space="preserve">A. </w:t>
      </w:r>
      <w:bookmarkStart w:id="4" w:name="_Hlk196211822"/>
      <w:r w:rsidR="005E49AC" w:rsidRPr="00A0540C">
        <w:rPr>
          <w:u w:val="single"/>
        </w:rPr>
        <w:t>Collection of Unfired Ammunition from Handguns</w:t>
      </w:r>
      <w:bookmarkEnd w:id="4"/>
    </w:p>
    <w:p w14:paraId="7D9442B1" w14:textId="77777777" w:rsidR="005E49AC" w:rsidRDefault="005E49AC" w:rsidP="005E49AC">
      <w:r w:rsidRPr="00A0540C">
        <w:t xml:space="preserve">The differences in available surface area and curvature among different calibers of ammunition are known to affect the recovery of </w:t>
      </w:r>
      <w:r w:rsidR="009443AF">
        <w:t>identifiable fingermarks. [</w:t>
      </w:r>
      <w:r w:rsidR="00621028">
        <w:t>10</w:t>
      </w:r>
      <w:r w:rsidR="009E31A1">
        <w:t>,</w:t>
      </w:r>
      <w:r w:rsidR="00621028">
        <w:t xml:space="preserve"> 11</w:t>
      </w:r>
      <w:r w:rsidR="009443AF">
        <w:t>]</w:t>
      </w:r>
      <w:r w:rsidRPr="00A0540C">
        <w:t xml:space="preserve"> To achieve a reasonably representative set of ammunition, collections were made from loaded semi-automatic and revolver handguns covering a range of caliber classes from .22 through .45. Ammunition was collected directly from firearms that were loaded previously by their owners, without any specific guidance or requirements for preparation of ammunition, washing of hands, or loading technique. </w:t>
      </w:r>
    </w:p>
    <w:p w14:paraId="3BCF8C0B" w14:textId="77777777" w:rsidR="00550D7F" w:rsidRPr="00A0540C" w:rsidRDefault="00550D7F" w:rsidP="005E49AC"/>
    <w:p w14:paraId="243C52B2" w14:textId="77777777" w:rsidR="009443AF" w:rsidRPr="00F124DF" w:rsidRDefault="009443AF" w:rsidP="009443AF">
      <w:pPr>
        <w:rPr>
          <w:b/>
          <w:bCs/>
          <w:u w:val="single"/>
        </w:rPr>
      </w:pPr>
      <w:r>
        <w:rPr>
          <w:rFonts w:eastAsia="Arial Unicode MS"/>
          <w:u w:val="single"/>
        </w:rPr>
        <w:t>B</w:t>
      </w:r>
      <w:r w:rsidRPr="00F124DF">
        <w:rPr>
          <w:rFonts w:eastAsia="Arial Unicode MS"/>
          <w:u w:val="single"/>
        </w:rPr>
        <w:t xml:space="preserve">. Visualization </w:t>
      </w:r>
      <w:r w:rsidR="008C5C14">
        <w:rPr>
          <w:rFonts w:eastAsia="Arial Unicode MS"/>
          <w:u w:val="single"/>
        </w:rPr>
        <w:t xml:space="preserve">and Imaging </w:t>
      </w:r>
      <w:r w:rsidRPr="00F124DF">
        <w:rPr>
          <w:rFonts w:eastAsia="Arial Unicode MS"/>
          <w:u w:val="single"/>
        </w:rPr>
        <w:t>of Fingermarks on the Collected Ammunition</w:t>
      </w:r>
    </w:p>
    <w:p w14:paraId="393D4231" w14:textId="77777777" w:rsidR="009443AF" w:rsidRPr="00F124DF" w:rsidRDefault="009443AF" w:rsidP="009443AF">
      <w:r w:rsidRPr="00F124DF">
        <w:t>Fingermarks were visualized on the cylindrical surfaces of each of the ammunition cartridges using two well-established methods: cyanoacrylate fuming (CA, superglue), followed by fluorescent dye staining (using the dye BY-40). CA was applied to all cartridges. BY-40 was applied to any cartridge where the CA treatment did not result in a fingermark bearing 4 or more ridge characteristics showing clear relationships to one another.</w:t>
      </w:r>
    </w:p>
    <w:p w14:paraId="7E212F3C" w14:textId="77777777" w:rsidR="005E49AC" w:rsidRDefault="005E49AC" w:rsidP="005E49AC">
      <w:pPr>
        <w:autoSpaceDE w:val="0"/>
        <w:autoSpaceDN w:val="0"/>
        <w:adjustRightInd w:val="0"/>
      </w:pPr>
    </w:p>
    <w:p w14:paraId="5A1DFE0B" w14:textId="77777777" w:rsidR="001832EC" w:rsidRPr="001832EC" w:rsidRDefault="001832EC" w:rsidP="005E49AC">
      <w:pPr>
        <w:autoSpaceDE w:val="0"/>
        <w:autoSpaceDN w:val="0"/>
        <w:adjustRightInd w:val="0"/>
        <w:rPr>
          <w:i/>
          <w:iCs/>
        </w:rPr>
      </w:pPr>
      <w:r w:rsidRPr="001832EC">
        <w:rPr>
          <w:i/>
          <w:iCs/>
        </w:rPr>
        <w:t>CA Processing</w:t>
      </w:r>
    </w:p>
    <w:p w14:paraId="4BA7BF64" w14:textId="77777777" w:rsidR="001C775D" w:rsidRDefault="009443AF" w:rsidP="001C775D">
      <w:pPr>
        <w:pStyle w:val="BodyText"/>
        <w:tabs>
          <w:tab w:val="left" w:pos="8753"/>
        </w:tabs>
        <w:ind w:right="50"/>
        <w:rPr>
          <w:rFonts w:ascii="Times New Roman" w:hAnsi="Times New Roman" w:cs="Times New Roman"/>
        </w:rPr>
      </w:pPr>
      <w:r w:rsidRPr="009443AF">
        <w:rPr>
          <w:rFonts w:ascii="Times New Roman" w:hAnsi="Times New Roman" w:cs="Times New Roman"/>
        </w:rPr>
        <w:t>CA processing was performed using commercially available fuming equipment</w:t>
      </w:r>
      <w:r w:rsidRPr="009443AF">
        <w:rPr>
          <w:rFonts w:ascii="Times New Roman" w:hAnsi="Times New Roman" w:cs="Times New Roman"/>
          <w:spacing w:val="-2"/>
        </w:rPr>
        <w:t xml:space="preserve"> </w:t>
      </w:r>
      <w:r w:rsidRPr="009443AF">
        <w:rPr>
          <w:rFonts w:ascii="Times New Roman" w:hAnsi="Times New Roman" w:cs="Times New Roman"/>
        </w:rPr>
        <w:t>(Air</w:t>
      </w:r>
      <w:r w:rsidRPr="009443AF">
        <w:rPr>
          <w:rFonts w:ascii="Times New Roman" w:hAnsi="Times New Roman" w:cs="Times New Roman"/>
          <w:spacing w:val="-2"/>
        </w:rPr>
        <w:t xml:space="preserve"> </w:t>
      </w:r>
      <w:r w:rsidRPr="009443AF">
        <w:rPr>
          <w:rFonts w:ascii="Times New Roman" w:hAnsi="Times New Roman" w:cs="Times New Roman"/>
        </w:rPr>
        <w:t>Science®</w:t>
      </w:r>
      <w:r w:rsidRPr="009443AF">
        <w:rPr>
          <w:rFonts w:ascii="Times New Roman" w:hAnsi="Times New Roman" w:cs="Times New Roman"/>
          <w:spacing w:val="-4"/>
        </w:rPr>
        <w:t xml:space="preserve"> </w:t>
      </w:r>
      <w:r w:rsidRPr="009443AF">
        <w:rPr>
          <w:rFonts w:ascii="Times New Roman" w:hAnsi="Times New Roman" w:cs="Times New Roman"/>
        </w:rPr>
        <w:t>Safefume™ Model CA30S). Th</w:t>
      </w:r>
      <w:r>
        <w:rPr>
          <w:rFonts w:ascii="Times New Roman" w:hAnsi="Times New Roman" w:cs="Times New Roman"/>
        </w:rPr>
        <w:t>e</w:t>
      </w:r>
      <w:r w:rsidRPr="009443AF">
        <w:rPr>
          <w:rFonts w:ascii="Times New Roman" w:hAnsi="Times New Roman" w:cs="Times New Roman"/>
        </w:rPr>
        <w:t xml:space="preserve"> fuming cabinet </w:t>
      </w:r>
      <w:r>
        <w:rPr>
          <w:rFonts w:ascii="Times New Roman" w:hAnsi="Times New Roman" w:cs="Times New Roman"/>
        </w:rPr>
        <w:t>allows programmable treatments incorporating processing time,</w:t>
      </w:r>
      <w:r w:rsidRPr="009443AF">
        <w:rPr>
          <w:rFonts w:ascii="Times New Roman" w:hAnsi="Times New Roman" w:cs="Times New Roman"/>
        </w:rPr>
        <w:t xml:space="preserve"> </w:t>
      </w:r>
      <w:r>
        <w:rPr>
          <w:rFonts w:ascii="Times New Roman" w:hAnsi="Times New Roman" w:cs="Times New Roman"/>
        </w:rPr>
        <w:t xml:space="preserve">humidity control, air circulation </w:t>
      </w:r>
      <w:r w:rsidRPr="009443AF">
        <w:rPr>
          <w:rFonts w:ascii="Times New Roman" w:hAnsi="Times New Roman" w:cs="Times New Roman"/>
        </w:rPr>
        <w:t>and heat-induced polymerization of cyanoacrylate</w:t>
      </w:r>
      <w:r w:rsidR="001C775D">
        <w:rPr>
          <w:rFonts w:ascii="Times New Roman" w:hAnsi="Times New Roman" w:cs="Times New Roman"/>
        </w:rPr>
        <w:t>.</w:t>
      </w:r>
      <w:r w:rsidR="001C775D" w:rsidRPr="001C775D">
        <w:rPr>
          <w:rFonts w:ascii="Times New Roman" w:hAnsi="Times New Roman" w:cs="Times New Roman"/>
        </w:rPr>
        <w:t xml:space="preserve"> </w:t>
      </w:r>
    </w:p>
    <w:p w14:paraId="7D663F88" w14:textId="77777777" w:rsidR="001C775D" w:rsidRDefault="001C775D" w:rsidP="001C775D">
      <w:pPr>
        <w:pStyle w:val="BodyText"/>
        <w:tabs>
          <w:tab w:val="left" w:pos="8753"/>
        </w:tabs>
        <w:ind w:right="50"/>
        <w:rPr>
          <w:rFonts w:ascii="Times New Roman" w:hAnsi="Times New Roman" w:cs="Times New Roman"/>
        </w:rPr>
      </w:pPr>
    </w:p>
    <w:p w14:paraId="56A04D4D" w14:textId="77777777" w:rsidR="001C775D" w:rsidRDefault="001C775D" w:rsidP="001C775D">
      <w:pPr>
        <w:pStyle w:val="BodyText"/>
        <w:ind w:right="-40"/>
        <w:rPr>
          <w:rFonts w:ascii="Times New Roman" w:hAnsi="Times New Roman" w:cs="Times New Roman"/>
        </w:rPr>
      </w:pPr>
      <w:r w:rsidRPr="001C775D">
        <w:rPr>
          <w:rFonts w:ascii="Times New Roman" w:hAnsi="Times New Roman" w:cs="Times New Roman"/>
        </w:rPr>
        <w:t xml:space="preserve">Within the processing chamber a cartridge suspension system was designed as shown in Figure </w:t>
      </w:r>
      <w:r>
        <w:rPr>
          <w:rFonts w:ascii="Times New Roman" w:hAnsi="Times New Roman" w:cs="Times New Roman"/>
        </w:rPr>
        <w:t>1</w:t>
      </w:r>
      <w:r w:rsidRPr="001C775D">
        <w:rPr>
          <w:rFonts w:ascii="Times New Roman" w:hAnsi="Times New Roman" w:cs="Times New Roman"/>
        </w:rPr>
        <w:t xml:space="preserve">. Cartridges </w:t>
      </w:r>
      <w:r>
        <w:rPr>
          <w:rFonts w:ascii="Times New Roman" w:hAnsi="Times New Roman" w:cs="Times New Roman"/>
        </w:rPr>
        <w:t>we</w:t>
      </w:r>
      <w:r w:rsidRPr="001C775D">
        <w:rPr>
          <w:rFonts w:ascii="Times New Roman" w:hAnsi="Times New Roman" w:cs="Times New Roman"/>
        </w:rPr>
        <w:t xml:space="preserve">re individually suspended from the chamber’s vinyl-coated wire rack using </w:t>
      </w:r>
      <w:r>
        <w:rPr>
          <w:rFonts w:ascii="Times New Roman" w:hAnsi="Times New Roman" w:cs="Times New Roman"/>
        </w:rPr>
        <w:t>p</w:t>
      </w:r>
      <w:r w:rsidRPr="001C775D">
        <w:rPr>
          <w:rFonts w:ascii="Times New Roman" w:hAnsi="Times New Roman" w:cs="Times New Roman"/>
        </w:rPr>
        <w:t xml:space="preserve">encil-sized, plunger-activated claw tweezers. The ends of the tweezers are conveniently held within one the rectangular </w:t>
      </w:r>
      <w:r w:rsidR="005E04F7">
        <w:rPr>
          <w:rFonts w:ascii="Times New Roman" w:hAnsi="Times New Roman" w:cs="Times New Roman"/>
        </w:rPr>
        <w:t xml:space="preserve">(~ 25 x 50 mm) </w:t>
      </w:r>
      <w:r w:rsidRPr="001C775D">
        <w:rPr>
          <w:rFonts w:ascii="Times New Roman" w:hAnsi="Times New Roman" w:cs="Times New Roman"/>
        </w:rPr>
        <w:t xml:space="preserve">openings </w:t>
      </w:r>
      <w:r>
        <w:rPr>
          <w:rFonts w:ascii="Times New Roman" w:hAnsi="Times New Roman" w:cs="Times New Roman"/>
        </w:rPr>
        <w:t xml:space="preserve">of the rack </w:t>
      </w:r>
      <w:r w:rsidRPr="001C775D">
        <w:rPr>
          <w:rFonts w:ascii="Times New Roman" w:hAnsi="Times New Roman" w:cs="Times New Roman"/>
        </w:rPr>
        <w:t xml:space="preserve">using </w:t>
      </w:r>
      <w:r w:rsidR="005E04F7">
        <w:rPr>
          <w:rFonts w:ascii="Times New Roman" w:hAnsi="Times New Roman" w:cs="Times New Roman"/>
        </w:rPr>
        <w:t xml:space="preserve">a ~38 mm diameter </w:t>
      </w:r>
      <w:r w:rsidRPr="001C775D">
        <w:rPr>
          <w:rFonts w:ascii="Times New Roman" w:hAnsi="Times New Roman" w:cs="Times New Roman"/>
        </w:rPr>
        <w:t xml:space="preserve">notched acrylic disc. This system allows rapid mounting and removal of specimens, regular spacing, and reference to specimen positions using the wire grid row and column “coordinates.” </w:t>
      </w:r>
    </w:p>
    <w:p w14:paraId="5EC2576A" w14:textId="77777777" w:rsidR="006D7AC8" w:rsidRDefault="006D7AC8" w:rsidP="001C775D">
      <w:pPr>
        <w:pStyle w:val="BodyText"/>
        <w:ind w:right="-40"/>
        <w:rPr>
          <w:rFonts w:ascii="Times New Roman" w:hAnsi="Times New Roman" w:cs="Times New Roman"/>
        </w:rPr>
      </w:pPr>
    </w:p>
    <w:p w14:paraId="60A0728B" w14:textId="77777777" w:rsidR="006D7AC8" w:rsidRPr="001C775D" w:rsidRDefault="006D7AC8" w:rsidP="001C775D">
      <w:pPr>
        <w:pStyle w:val="BodyText"/>
        <w:ind w:right="-40"/>
        <w:rPr>
          <w:rFonts w:ascii="Times New Roman" w:hAnsi="Times New Roman" w:cs="Times New Roman"/>
        </w:rPr>
      </w:pPr>
    </w:p>
    <w:p w14:paraId="06573410" w14:textId="77777777" w:rsidR="001C775D" w:rsidRDefault="001C775D" w:rsidP="001C775D">
      <w:pPr>
        <w:pStyle w:val="BodyText"/>
        <w:ind w:right="-40"/>
      </w:pPr>
    </w:p>
    <w:p w14:paraId="5A74FD10" w14:textId="77777777" w:rsidR="001C775D" w:rsidRDefault="001C775D" w:rsidP="001C775D">
      <w:pPr>
        <w:pStyle w:val="BodyText"/>
        <w:ind w:right="646"/>
      </w:pPr>
      <w:r>
        <w:rPr>
          <w:noProof/>
        </w:rPr>
        <mc:AlternateContent>
          <mc:Choice Requires="wpg">
            <w:drawing>
              <wp:anchor distT="0" distB="0" distL="114300" distR="114300" simplePos="0" relativeHeight="251652096" behindDoc="0" locked="0" layoutInCell="1" allowOverlap="1" wp14:anchorId="7D013AFC" wp14:editId="3340C557">
                <wp:simplePos x="0" y="0"/>
                <wp:positionH relativeFrom="column">
                  <wp:posOffset>924560</wp:posOffset>
                </wp:positionH>
                <wp:positionV relativeFrom="paragraph">
                  <wp:posOffset>48260</wp:posOffset>
                </wp:positionV>
                <wp:extent cx="4262755" cy="1832610"/>
                <wp:effectExtent l="0" t="0" r="4445" b="0"/>
                <wp:wrapSquare wrapText="bothSides"/>
                <wp:docPr id="1764350765" name="Group 1764350765"/>
                <wp:cNvGraphicFramePr/>
                <a:graphic xmlns:a="http://schemas.openxmlformats.org/drawingml/2006/main">
                  <a:graphicData uri="http://schemas.microsoft.com/office/word/2010/wordprocessingGroup">
                    <wpg:wgp>
                      <wpg:cNvGrpSpPr/>
                      <wpg:grpSpPr>
                        <a:xfrm>
                          <a:off x="0" y="0"/>
                          <a:ext cx="4262755" cy="1832610"/>
                          <a:chOff x="0" y="0"/>
                          <a:chExt cx="4262846" cy="1833154"/>
                        </a:xfrm>
                      </wpg:grpSpPr>
                      <pic:pic xmlns:pic="http://schemas.openxmlformats.org/drawingml/2006/picture">
                        <pic:nvPicPr>
                          <pic:cNvPr id="776555743" name="Picture 776555743" descr="A picture containing text, indoor&#10;&#10;Description automatically generated"/>
                          <pic:cNvPicPr>
                            <a:picLocks noChangeAspect="1"/>
                          </pic:cNvPicPr>
                        </pic:nvPicPr>
                        <pic:blipFill rotWithShape="1">
                          <a:blip r:embed="rId11" cstate="print">
                            <a:extLst>
                              <a:ext uri="{28A0092B-C50C-407E-A947-70E740481C1C}">
                                <a14:useLocalDpi xmlns:a14="http://schemas.microsoft.com/office/drawing/2010/main" val="0"/>
                              </a:ext>
                            </a:extLst>
                          </a:blip>
                          <a:srcRect l="21541" r="21930" b="15247"/>
                          <a:stretch/>
                        </pic:blipFill>
                        <pic:spPr bwMode="auto">
                          <a:xfrm>
                            <a:off x="0" y="4354"/>
                            <a:ext cx="1627505" cy="1828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34024938" name="Picture 1234024938" descr="A picture containing indoor&#10;&#10;Description automatically generated"/>
                          <pic:cNvPicPr>
                            <a:picLocks noChangeAspect="1"/>
                          </pic:cNvPicPr>
                        </pic:nvPicPr>
                        <pic:blipFill rotWithShape="1">
                          <a:blip r:embed="rId12" cstate="print">
                            <a:extLst>
                              <a:ext uri="{28A0092B-C50C-407E-A947-70E740481C1C}">
                                <a14:useLocalDpi xmlns:a14="http://schemas.microsoft.com/office/drawing/2010/main" val="0"/>
                              </a:ext>
                            </a:extLst>
                          </a:blip>
                          <a:srcRect l="15110" t="19008"/>
                          <a:stretch/>
                        </pic:blipFill>
                        <pic:spPr bwMode="auto">
                          <a:xfrm>
                            <a:off x="1702526" y="0"/>
                            <a:ext cx="2560320" cy="182880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16C9F520" id="Group 1764350765" o:spid="_x0000_s1026" style="position:absolute;margin-left:72.8pt;margin-top:3.8pt;width:335.65pt;height:144.3pt;z-index:251661312" coordsize="42628,183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76555743" o:spid="_x0000_s1027" type="#_x0000_t75" alt="A picture containing text, indoor&#10;&#10;Description automatically generated" style="position:absolute;top:43;width:16275;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">
                  <v:imagedata r:id="rId13" o:title="A picture containing text, indoor&#10;&#10;Description automatically generated" cropbottom="9992f" cropleft="14117f" cropright="14372f"/>
                </v:shape>
                <v:shape id="Picture 1234024938" o:spid="_x0000_s1028" type="#_x0000_t75" alt="A picture containing indoor&#10;&#10;Description automatically generated" style="position:absolute;left:17025;width:25603;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">
                  <v:imagedata r:id="rId14" o:title="A picture containing indoor&#10;&#10;Description automatically generated" croptop="12457f" cropleft="9902f"/>
                </v:shape>
                <w10:wrap type="square"/>
              </v:group>
            </w:pict>
          </mc:Fallback>
        </mc:AlternateContent>
      </w:r>
    </w:p>
    <w:p w14:paraId="551D31F1" w14:textId="77777777" w:rsidR="001C775D" w:rsidRDefault="001C775D" w:rsidP="001C775D">
      <w:pPr>
        <w:pStyle w:val="BodyText"/>
        <w:ind w:right="646"/>
      </w:pPr>
    </w:p>
    <w:p w14:paraId="5C11D04D" w14:textId="77777777" w:rsidR="001C775D" w:rsidRDefault="001C775D" w:rsidP="001C775D">
      <w:pPr>
        <w:pStyle w:val="BodyText"/>
        <w:ind w:right="646"/>
      </w:pPr>
    </w:p>
    <w:p w14:paraId="32710D70" w14:textId="77777777" w:rsidR="001C775D" w:rsidRDefault="001C775D" w:rsidP="001C775D">
      <w:pPr>
        <w:pStyle w:val="BodyText"/>
        <w:ind w:right="646"/>
      </w:pPr>
    </w:p>
    <w:p w14:paraId="361D5801" w14:textId="77777777" w:rsidR="001C775D" w:rsidRDefault="001C775D" w:rsidP="001C775D">
      <w:pPr>
        <w:pStyle w:val="BodyText"/>
        <w:rPr>
          <w:sz w:val="28"/>
        </w:rPr>
      </w:pPr>
    </w:p>
    <w:p w14:paraId="1EC601CC" w14:textId="77777777" w:rsidR="001C775D" w:rsidRDefault="001C775D" w:rsidP="001C775D">
      <w:pPr>
        <w:pStyle w:val="BodyText"/>
        <w:spacing w:before="4"/>
        <w:rPr>
          <w:sz w:val="14"/>
        </w:rPr>
      </w:pPr>
    </w:p>
    <w:p w14:paraId="2D3FA403" w14:textId="77777777" w:rsidR="001C775D" w:rsidRDefault="001C775D" w:rsidP="001C775D">
      <w:pPr>
        <w:pStyle w:val="BodyText"/>
        <w:spacing w:before="92"/>
      </w:pPr>
    </w:p>
    <w:p w14:paraId="7D83C3B4" w14:textId="77777777" w:rsidR="001C775D" w:rsidRDefault="001C775D" w:rsidP="001C775D">
      <w:pPr>
        <w:pStyle w:val="BodyText"/>
        <w:spacing w:before="92"/>
      </w:pPr>
    </w:p>
    <w:p w14:paraId="42F7CE92" w14:textId="77777777" w:rsidR="001C775D" w:rsidRDefault="001C775D" w:rsidP="001C775D">
      <w:pPr>
        <w:pStyle w:val="BodyText"/>
        <w:spacing w:before="92"/>
      </w:pPr>
    </w:p>
    <w:p w14:paraId="37BC8C62" w14:textId="77777777" w:rsidR="001C775D" w:rsidRDefault="001C775D" w:rsidP="001C775D">
      <w:pPr>
        <w:pStyle w:val="BodyText"/>
        <w:spacing w:before="92"/>
      </w:pPr>
    </w:p>
    <w:p w14:paraId="5762612B" w14:textId="77777777" w:rsidR="001C775D" w:rsidRPr="001C775D" w:rsidRDefault="001C775D" w:rsidP="001C775D">
      <w:pPr>
        <w:pStyle w:val="BodyText"/>
        <w:spacing w:before="92"/>
        <w:rPr>
          <w:rFonts w:ascii="Times New Roman" w:hAnsi="Times New Roman" w:cs="Times New Roman"/>
          <w:spacing w:val="-6"/>
          <w:sz w:val="20"/>
          <w:szCs w:val="20"/>
        </w:rPr>
      </w:pPr>
      <w:r w:rsidRPr="001C775D">
        <w:rPr>
          <w:rFonts w:ascii="Times New Roman" w:hAnsi="Times New Roman" w:cs="Times New Roman"/>
          <w:sz w:val="20"/>
          <w:szCs w:val="20"/>
        </w:rPr>
        <w:t>Figure</w:t>
      </w:r>
      <w:r w:rsidRPr="001C775D">
        <w:rPr>
          <w:rFonts w:ascii="Times New Roman" w:hAnsi="Times New Roman" w:cs="Times New Roman"/>
          <w:spacing w:val="-3"/>
          <w:sz w:val="20"/>
          <w:szCs w:val="20"/>
        </w:rPr>
        <w:t xml:space="preserve"> </w:t>
      </w:r>
      <w:r w:rsidRPr="001C775D">
        <w:rPr>
          <w:rFonts w:ascii="Times New Roman" w:hAnsi="Times New Roman" w:cs="Times New Roman"/>
          <w:sz w:val="20"/>
          <w:szCs w:val="20"/>
        </w:rPr>
        <w:t>1.</w:t>
      </w:r>
      <w:r w:rsidRPr="001C775D">
        <w:rPr>
          <w:rFonts w:ascii="Times New Roman" w:hAnsi="Times New Roman" w:cs="Times New Roman"/>
          <w:spacing w:val="-6"/>
          <w:sz w:val="20"/>
          <w:szCs w:val="20"/>
        </w:rPr>
        <w:t xml:space="preserve"> Ammunition cartridges suspended individually using claw tweezers in the cyanoacrylate fuming chamber (left) and close-up of the suspension method using acrylic disks (right).</w:t>
      </w:r>
    </w:p>
    <w:p w14:paraId="74369917" w14:textId="77777777" w:rsidR="001C775D" w:rsidRDefault="001C775D" w:rsidP="001C775D">
      <w:pPr>
        <w:pStyle w:val="BodyText"/>
        <w:spacing w:before="92"/>
      </w:pPr>
    </w:p>
    <w:p w14:paraId="6D9C0BD4" w14:textId="77777777" w:rsidR="001C775D" w:rsidRDefault="001C775D" w:rsidP="001C775D">
      <w:pPr>
        <w:pStyle w:val="BodyText"/>
        <w:tabs>
          <w:tab w:val="left" w:pos="8753"/>
        </w:tabs>
        <w:ind w:right="50"/>
        <w:rPr>
          <w:rFonts w:ascii="Times New Roman" w:hAnsi="Times New Roman" w:cs="Times New Roman"/>
        </w:rPr>
      </w:pPr>
      <w:r w:rsidRPr="001C775D">
        <w:rPr>
          <w:rFonts w:ascii="Times New Roman" w:hAnsi="Times New Roman" w:cs="Times New Roman"/>
        </w:rPr>
        <w:t>CA processing parameters were tested to accommodate laboratory and environmental conditions as encouraged by the International Fingerprint Research Group [</w:t>
      </w:r>
      <w:r w:rsidR="00F14B39">
        <w:rPr>
          <w:rFonts w:ascii="Times New Roman" w:hAnsi="Times New Roman" w:cs="Times New Roman"/>
        </w:rPr>
        <w:t>12</w:t>
      </w:r>
      <w:r w:rsidRPr="001C775D">
        <w:rPr>
          <w:rFonts w:ascii="Times New Roman" w:hAnsi="Times New Roman" w:cs="Times New Roman"/>
        </w:rPr>
        <w:t>]. Initial conditions (based on the fuming cabinet manufacturer recommendations) used 6.0</w:t>
      </w:r>
      <w:r w:rsidRPr="001C775D">
        <w:rPr>
          <w:rFonts w:ascii="Times New Roman" w:hAnsi="Times New Roman" w:cs="Times New Roman"/>
          <w:spacing w:val="-4"/>
        </w:rPr>
        <w:t xml:space="preserve"> </w:t>
      </w:r>
      <w:r w:rsidRPr="001C775D">
        <w:rPr>
          <w:rFonts w:ascii="Times New Roman" w:hAnsi="Times New Roman" w:cs="Times New Roman"/>
        </w:rPr>
        <w:t>mL</w:t>
      </w:r>
      <w:r w:rsidRPr="001C775D">
        <w:rPr>
          <w:rFonts w:ascii="Times New Roman" w:hAnsi="Times New Roman" w:cs="Times New Roman"/>
          <w:spacing w:val="-3"/>
        </w:rPr>
        <w:t xml:space="preserve"> </w:t>
      </w:r>
      <w:r w:rsidRPr="001C775D">
        <w:rPr>
          <w:rFonts w:ascii="Times New Roman" w:hAnsi="Times New Roman" w:cs="Times New Roman"/>
        </w:rPr>
        <w:t>cyanoacrylate, 15 minutes processing time and relative humidity of 80% (+/- 5%). These conditions were sufficient for visualization of latent prints but showed a pronounced over-development (background reaction). Holding the other processing steps constant, the amount of cyanoacrylate was systematically reduced until the background reaction was clear, while maintaining clear visibility of the fingerprint residues. Under our experimental conditions a volume of 250 µL of cyanoacrylate was sufficient.</w:t>
      </w:r>
    </w:p>
    <w:p w14:paraId="167EA341" w14:textId="77777777" w:rsidR="0084215C" w:rsidRDefault="0084215C" w:rsidP="001C775D">
      <w:pPr>
        <w:pStyle w:val="BodyText"/>
        <w:tabs>
          <w:tab w:val="left" w:pos="8753"/>
        </w:tabs>
        <w:ind w:right="50"/>
        <w:rPr>
          <w:rFonts w:ascii="Times New Roman" w:hAnsi="Times New Roman" w:cs="Times New Roman"/>
        </w:rPr>
      </w:pPr>
    </w:p>
    <w:p w14:paraId="1349A2FF" w14:textId="77777777" w:rsidR="001832EC" w:rsidRPr="001832EC" w:rsidRDefault="001832EC" w:rsidP="009443AF">
      <w:pPr>
        <w:pStyle w:val="BodyText"/>
        <w:ind w:right="-40"/>
        <w:rPr>
          <w:rFonts w:ascii="Times New Roman" w:hAnsi="Times New Roman" w:cs="Times New Roman"/>
          <w:i/>
          <w:iCs/>
          <w:spacing w:val="-2"/>
        </w:rPr>
      </w:pPr>
      <w:r w:rsidRPr="001832EC">
        <w:rPr>
          <w:rFonts w:ascii="Times New Roman" w:hAnsi="Times New Roman" w:cs="Times New Roman"/>
          <w:i/>
          <w:iCs/>
          <w:spacing w:val="-2"/>
        </w:rPr>
        <w:t>Fluorescent Dye Staining</w:t>
      </w:r>
    </w:p>
    <w:p w14:paraId="0AFED4D3" w14:textId="77777777" w:rsidR="001C775D" w:rsidRPr="001C775D" w:rsidRDefault="001C775D" w:rsidP="001C775D">
      <w:pPr>
        <w:pStyle w:val="BodyText"/>
        <w:ind w:right="50"/>
        <w:rPr>
          <w:rFonts w:ascii="Times New Roman" w:hAnsi="Times New Roman" w:cs="Times New Roman"/>
        </w:rPr>
      </w:pPr>
      <w:r w:rsidRPr="001C775D">
        <w:rPr>
          <w:rFonts w:ascii="Times New Roman" w:hAnsi="Times New Roman" w:cs="Times New Roman"/>
        </w:rPr>
        <w:t>Fluorescent</w:t>
      </w:r>
      <w:r w:rsidRPr="001C775D">
        <w:rPr>
          <w:rFonts w:ascii="Times New Roman" w:hAnsi="Times New Roman" w:cs="Times New Roman"/>
          <w:spacing w:val="-4"/>
        </w:rPr>
        <w:t xml:space="preserve"> </w:t>
      </w:r>
      <w:r w:rsidRPr="001C775D">
        <w:rPr>
          <w:rFonts w:ascii="Times New Roman" w:hAnsi="Times New Roman" w:cs="Times New Roman"/>
        </w:rPr>
        <w:t>dye</w:t>
      </w:r>
      <w:r w:rsidRPr="001C775D">
        <w:rPr>
          <w:rFonts w:ascii="Times New Roman" w:hAnsi="Times New Roman" w:cs="Times New Roman"/>
          <w:spacing w:val="-5"/>
        </w:rPr>
        <w:t xml:space="preserve"> </w:t>
      </w:r>
      <w:r w:rsidRPr="001C775D">
        <w:rPr>
          <w:rFonts w:ascii="Times New Roman" w:hAnsi="Times New Roman" w:cs="Times New Roman"/>
        </w:rPr>
        <w:t>staining</w:t>
      </w:r>
      <w:r w:rsidRPr="001C775D">
        <w:rPr>
          <w:rFonts w:ascii="Times New Roman" w:hAnsi="Times New Roman" w:cs="Times New Roman"/>
          <w:spacing w:val="-3"/>
        </w:rPr>
        <w:t xml:space="preserve"> </w:t>
      </w:r>
      <w:r w:rsidRPr="001C775D">
        <w:rPr>
          <w:rFonts w:ascii="Times New Roman" w:hAnsi="Times New Roman" w:cs="Times New Roman"/>
        </w:rPr>
        <w:t>using</w:t>
      </w:r>
      <w:r w:rsidRPr="001C775D">
        <w:rPr>
          <w:rFonts w:ascii="Times New Roman" w:hAnsi="Times New Roman" w:cs="Times New Roman"/>
          <w:spacing w:val="-3"/>
        </w:rPr>
        <w:t xml:space="preserve"> </w:t>
      </w:r>
      <w:r w:rsidRPr="001C775D">
        <w:rPr>
          <w:rFonts w:ascii="Times New Roman" w:hAnsi="Times New Roman" w:cs="Times New Roman"/>
        </w:rPr>
        <w:t>BY40</w:t>
      </w:r>
      <w:r w:rsidRPr="001C775D">
        <w:rPr>
          <w:rFonts w:ascii="Times New Roman" w:hAnsi="Times New Roman" w:cs="Times New Roman"/>
          <w:spacing w:val="-5"/>
        </w:rPr>
        <w:t xml:space="preserve"> </w:t>
      </w:r>
      <w:r>
        <w:rPr>
          <w:rFonts w:ascii="Times New Roman" w:hAnsi="Times New Roman" w:cs="Times New Roman"/>
        </w:rPr>
        <w:t>was</w:t>
      </w:r>
      <w:r w:rsidRPr="001C775D">
        <w:rPr>
          <w:rFonts w:ascii="Times New Roman" w:hAnsi="Times New Roman" w:cs="Times New Roman"/>
          <w:spacing w:val="-1"/>
        </w:rPr>
        <w:t xml:space="preserve"> </w:t>
      </w:r>
      <w:r w:rsidRPr="001C775D">
        <w:rPr>
          <w:rFonts w:ascii="Times New Roman" w:hAnsi="Times New Roman" w:cs="Times New Roman"/>
        </w:rPr>
        <w:t>applied</w:t>
      </w:r>
      <w:r w:rsidRPr="001C775D">
        <w:rPr>
          <w:rFonts w:ascii="Times New Roman" w:hAnsi="Times New Roman" w:cs="Times New Roman"/>
          <w:spacing w:val="-3"/>
        </w:rPr>
        <w:t xml:space="preserve"> </w:t>
      </w:r>
      <w:r w:rsidRPr="001C775D">
        <w:rPr>
          <w:rFonts w:ascii="Times New Roman" w:hAnsi="Times New Roman" w:cs="Times New Roman"/>
        </w:rPr>
        <w:t>to</w:t>
      </w:r>
      <w:r w:rsidRPr="001C775D">
        <w:rPr>
          <w:rFonts w:ascii="Times New Roman" w:hAnsi="Times New Roman" w:cs="Times New Roman"/>
          <w:spacing w:val="-3"/>
        </w:rPr>
        <w:t xml:space="preserve"> </w:t>
      </w:r>
      <w:r>
        <w:rPr>
          <w:rFonts w:ascii="Times New Roman" w:hAnsi="Times New Roman" w:cs="Times New Roman"/>
        </w:rPr>
        <w:t>cartridges</w:t>
      </w:r>
      <w:r w:rsidRPr="001C775D">
        <w:rPr>
          <w:rFonts w:ascii="Times New Roman" w:hAnsi="Times New Roman" w:cs="Times New Roman"/>
          <w:spacing w:val="-3"/>
        </w:rPr>
        <w:t xml:space="preserve"> </w:t>
      </w:r>
      <w:r w:rsidRPr="001C775D">
        <w:rPr>
          <w:rFonts w:ascii="Times New Roman" w:hAnsi="Times New Roman" w:cs="Times New Roman"/>
        </w:rPr>
        <w:t>previously</w:t>
      </w:r>
      <w:r w:rsidRPr="001C775D">
        <w:rPr>
          <w:rFonts w:ascii="Times New Roman" w:hAnsi="Times New Roman" w:cs="Times New Roman"/>
          <w:spacing w:val="-3"/>
        </w:rPr>
        <w:t xml:space="preserve"> </w:t>
      </w:r>
      <w:r w:rsidRPr="001C775D">
        <w:rPr>
          <w:rFonts w:ascii="Times New Roman" w:hAnsi="Times New Roman" w:cs="Times New Roman"/>
        </w:rPr>
        <w:t>treated</w:t>
      </w:r>
      <w:r w:rsidRPr="001C775D">
        <w:rPr>
          <w:rFonts w:ascii="Times New Roman" w:hAnsi="Times New Roman" w:cs="Times New Roman"/>
          <w:spacing w:val="-3"/>
        </w:rPr>
        <w:t xml:space="preserve"> </w:t>
      </w:r>
      <w:r w:rsidRPr="001C775D">
        <w:rPr>
          <w:rFonts w:ascii="Times New Roman" w:hAnsi="Times New Roman" w:cs="Times New Roman"/>
        </w:rPr>
        <w:t xml:space="preserve">by CA. </w:t>
      </w:r>
    </w:p>
    <w:p w14:paraId="6D37615D" w14:textId="77777777" w:rsidR="001C775D" w:rsidRPr="001C775D" w:rsidRDefault="001C775D" w:rsidP="001C775D">
      <w:pPr>
        <w:pStyle w:val="BodyText"/>
        <w:ind w:right="50"/>
        <w:rPr>
          <w:rFonts w:ascii="Times New Roman" w:hAnsi="Times New Roman" w:cs="Times New Roman"/>
        </w:rPr>
      </w:pPr>
      <w:r>
        <w:rPr>
          <w:rFonts w:ascii="Times New Roman" w:hAnsi="Times New Roman" w:cs="Times New Roman"/>
        </w:rPr>
        <w:t>Following</w:t>
      </w:r>
      <w:r w:rsidRPr="001C775D">
        <w:rPr>
          <w:rFonts w:ascii="Times New Roman" w:hAnsi="Times New Roman" w:cs="Times New Roman"/>
        </w:rPr>
        <w:t xml:space="preserve"> the procedure of Girelli</w:t>
      </w:r>
      <w:r w:rsidRPr="001C775D">
        <w:rPr>
          <w:rFonts w:ascii="Times New Roman" w:hAnsi="Times New Roman" w:cs="Times New Roman"/>
          <w:spacing w:val="-4"/>
        </w:rPr>
        <w:t xml:space="preserve"> </w:t>
      </w:r>
      <w:r w:rsidRPr="001C775D">
        <w:rPr>
          <w:rFonts w:ascii="Times New Roman" w:hAnsi="Times New Roman" w:cs="Times New Roman"/>
        </w:rPr>
        <w:t>et</w:t>
      </w:r>
      <w:r w:rsidRPr="001C775D">
        <w:rPr>
          <w:rFonts w:ascii="Times New Roman" w:hAnsi="Times New Roman" w:cs="Times New Roman"/>
          <w:spacing w:val="-3"/>
        </w:rPr>
        <w:t xml:space="preserve"> </w:t>
      </w:r>
      <w:r w:rsidRPr="001C775D">
        <w:rPr>
          <w:rFonts w:ascii="Times New Roman" w:hAnsi="Times New Roman" w:cs="Times New Roman"/>
        </w:rPr>
        <w:t>al. [</w:t>
      </w:r>
      <w:r w:rsidR="00072542">
        <w:rPr>
          <w:rFonts w:ascii="Times New Roman" w:hAnsi="Times New Roman" w:cs="Times New Roman"/>
        </w:rPr>
        <w:t>13</w:t>
      </w:r>
      <w:r w:rsidRPr="001C775D">
        <w:rPr>
          <w:rFonts w:ascii="Times New Roman" w:hAnsi="Times New Roman" w:cs="Times New Roman"/>
        </w:rPr>
        <w:t xml:space="preserve">] cartridges </w:t>
      </w:r>
      <w:r>
        <w:rPr>
          <w:rFonts w:ascii="Times New Roman" w:hAnsi="Times New Roman" w:cs="Times New Roman"/>
        </w:rPr>
        <w:t>we</w:t>
      </w:r>
      <w:r w:rsidRPr="001C775D">
        <w:rPr>
          <w:rFonts w:ascii="Times New Roman" w:hAnsi="Times New Roman" w:cs="Times New Roman"/>
        </w:rPr>
        <w:t>re dipped into BY40 Premix (Evident) for 10 sec</w:t>
      </w:r>
      <w:r>
        <w:rPr>
          <w:rFonts w:ascii="Times New Roman" w:hAnsi="Times New Roman" w:cs="Times New Roman"/>
        </w:rPr>
        <w:t xml:space="preserve">. They were then rinsed by </w:t>
      </w:r>
      <w:r w:rsidRPr="001C775D">
        <w:rPr>
          <w:rFonts w:ascii="Times New Roman" w:hAnsi="Times New Roman" w:cs="Times New Roman"/>
        </w:rPr>
        <w:t xml:space="preserve">dipping in three successive </w:t>
      </w:r>
      <w:r w:rsidR="001832EC">
        <w:rPr>
          <w:rFonts w:ascii="Times New Roman" w:hAnsi="Times New Roman" w:cs="Times New Roman"/>
        </w:rPr>
        <w:t>100 mL breakers</w:t>
      </w:r>
      <w:r>
        <w:rPr>
          <w:rFonts w:ascii="Times New Roman" w:hAnsi="Times New Roman" w:cs="Times New Roman"/>
        </w:rPr>
        <w:t xml:space="preserve"> of distilled water and air dried</w:t>
      </w:r>
      <w:r w:rsidR="00C919A4">
        <w:rPr>
          <w:rFonts w:ascii="Times New Roman" w:hAnsi="Times New Roman" w:cs="Times New Roman"/>
        </w:rPr>
        <w:t>. F</w:t>
      </w:r>
      <w:r w:rsidRPr="001C775D">
        <w:rPr>
          <w:rFonts w:ascii="Times New Roman" w:hAnsi="Times New Roman" w:cs="Times New Roman"/>
        </w:rPr>
        <w:t xml:space="preserve">luorescence of the dye </w:t>
      </w:r>
      <w:r w:rsidR="00C919A4">
        <w:rPr>
          <w:rFonts w:ascii="Times New Roman" w:hAnsi="Times New Roman" w:cs="Times New Roman"/>
        </w:rPr>
        <w:t>was</w:t>
      </w:r>
      <w:r w:rsidRPr="001C775D">
        <w:rPr>
          <w:rFonts w:ascii="Times New Roman" w:hAnsi="Times New Roman" w:cs="Times New Roman"/>
        </w:rPr>
        <w:t xml:space="preserve"> excited using a forensic light source (Polylight PL500) at 395-400 nm and visualized using a 590 nm barrier filter. </w:t>
      </w:r>
    </w:p>
    <w:p w14:paraId="009F2E44" w14:textId="77777777" w:rsidR="001C775D" w:rsidRPr="001C775D" w:rsidRDefault="001C775D" w:rsidP="001C775D">
      <w:pPr>
        <w:pStyle w:val="BodyText"/>
        <w:ind w:right="50"/>
        <w:rPr>
          <w:rFonts w:ascii="Times New Roman" w:hAnsi="Times New Roman" w:cs="Times New Roman"/>
        </w:rPr>
      </w:pPr>
    </w:p>
    <w:p w14:paraId="75BE9561" w14:textId="77777777" w:rsidR="001832EC" w:rsidRPr="001832EC" w:rsidRDefault="001832EC" w:rsidP="001832EC">
      <w:pPr>
        <w:rPr>
          <w:i/>
          <w:iCs/>
        </w:rPr>
      </w:pPr>
      <w:r w:rsidRPr="001832EC">
        <w:rPr>
          <w:i/>
          <w:iCs/>
        </w:rPr>
        <w:t>Fingermark Imaging</w:t>
      </w:r>
    </w:p>
    <w:p w14:paraId="2B75B0AA" w14:textId="77777777" w:rsidR="001832EC" w:rsidRPr="001832EC" w:rsidRDefault="001832EC" w:rsidP="001832EC">
      <w:pPr>
        <w:pStyle w:val="BodyText"/>
        <w:ind w:right="-40"/>
        <w:rPr>
          <w:rFonts w:ascii="Times New Roman" w:hAnsi="Times New Roman" w:cs="Times New Roman"/>
          <w:color w:val="221F1F"/>
        </w:rPr>
      </w:pPr>
      <w:r>
        <w:rPr>
          <w:rFonts w:ascii="Times New Roman" w:hAnsi="Times New Roman" w:cs="Times New Roman"/>
        </w:rPr>
        <w:t>An</w:t>
      </w:r>
      <w:r w:rsidRPr="001832EC">
        <w:rPr>
          <w:rFonts w:ascii="Times New Roman" w:hAnsi="Times New Roman" w:cs="Times New Roman"/>
        </w:rPr>
        <w:t xml:space="preserve"> imaging system </w:t>
      </w:r>
      <w:r w:rsidR="00FB0EE5">
        <w:rPr>
          <w:rFonts w:ascii="Times New Roman" w:hAnsi="Times New Roman" w:cs="Times New Roman"/>
        </w:rPr>
        <w:t xml:space="preserve">for “cylindrical unwrapping” </w:t>
      </w:r>
      <w:r w:rsidRPr="001832EC">
        <w:rPr>
          <w:rFonts w:ascii="Times New Roman" w:hAnsi="Times New Roman" w:cs="Times New Roman"/>
        </w:rPr>
        <w:t xml:space="preserve">was constructed </w:t>
      </w:r>
      <w:r w:rsidR="002F309C">
        <w:rPr>
          <w:rFonts w:ascii="Times New Roman" w:hAnsi="Times New Roman" w:cs="Times New Roman"/>
        </w:rPr>
        <w:t xml:space="preserve">as shown in Figure 2, </w:t>
      </w:r>
      <w:r w:rsidRPr="001832EC">
        <w:rPr>
          <w:rFonts w:ascii="Times New Roman" w:hAnsi="Times New Roman" w:cs="Times New Roman"/>
        </w:rPr>
        <w:t xml:space="preserve">following the schematic design and description of </w:t>
      </w:r>
      <w:r w:rsidRPr="001832EC">
        <w:rPr>
          <w:rFonts w:ascii="Times New Roman" w:hAnsi="Times New Roman" w:cs="Times New Roman"/>
          <w:color w:val="221F1F"/>
        </w:rPr>
        <w:t>Porter</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et</w:t>
      </w:r>
      <w:r w:rsidRPr="001832EC">
        <w:rPr>
          <w:rFonts w:ascii="Times New Roman" w:hAnsi="Times New Roman" w:cs="Times New Roman"/>
          <w:color w:val="221F1F"/>
          <w:spacing w:val="-5"/>
        </w:rPr>
        <w:t xml:space="preserve"> </w:t>
      </w:r>
      <w:r w:rsidRPr="001832EC">
        <w:rPr>
          <w:rFonts w:ascii="Times New Roman" w:hAnsi="Times New Roman" w:cs="Times New Roman"/>
          <w:color w:val="221F1F"/>
        </w:rPr>
        <w:t>al. [</w:t>
      </w:r>
      <w:r w:rsidR="00072542">
        <w:rPr>
          <w:rFonts w:ascii="Times New Roman" w:hAnsi="Times New Roman" w:cs="Times New Roman"/>
          <w:color w:val="221F1F"/>
        </w:rPr>
        <w:t>14</w:t>
      </w:r>
      <w:r w:rsidRPr="001832EC">
        <w:rPr>
          <w:rFonts w:ascii="Times New Roman" w:hAnsi="Times New Roman" w:cs="Times New Roman"/>
          <w:color w:val="221F1F"/>
        </w:rPr>
        <w:t>] Cartridges</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to</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be</w:t>
      </w:r>
      <w:r w:rsidRPr="001832EC">
        <w:rPr>
          <w:rFonts w:ascii="Times New Roman" w:hAnsi="Times New Roman" w:cs="Times New Roman"/>
          <w:color w:val="221F1F"/>
          <w:spacing w:val="-3"/>
        </w:rPr>
        <w:t xml:space="preserve"> p</w:t>
      </w:r>
      <w:r w:rsidRPr="001832EC">
        <w:rPr>
          <w:rFonts w:ascii="Times New Roman" w:hAnsi="Times New Roman" w:cs="Times New Roman"/>
          <w:color w:val="221F1F"/>
        </w:rPr>
        <w:t>hotographed</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are</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rotated before the camera using a panoramic tripod head and a series of images are taken. These are then stitched together using imaging software, providing a flat composite image of fingerprints that are found on the cylindrical cartridge surface.</w:t>
      </w:r>
      <w:r w:rsidR="00FB0EE5">
        <w:rPr>
          <w:rFonts w:ascii="Times New Roman" w:hAnsi="Times New Roman" w:cs="Times New Roman"/>
          <w:color w:val="221F1F"/>
        </w:rPr>
        <w:t xml:space="preserve"> </w:t>
      </w:r>
    </w:p>
    <w:p w14:paraId="5D072387" w14:textId="77777777" w:rsidR="001832EC" w:rsidRPr="002F309C" w:rsidRDefault="001832EC" w:rsidP="001832EC">
      <w:pPr>
        <w:pStyle w:val="BodyText"/>
        <w:ind w:right="-40"/>
        <w:rPr>
          <w:rFonts w:ascii="Times New Roman" w:hAnsi="Times New Roman" w:cs="Times New Roman"/>
          <w:color w:val="221F1F"/>
        </w:rPr>
      </w:pPr>
    </w:p>
    <w:p w14:paraId="75EACD9A" w14:textId="77777777" w:rsidR="002F309C" w:rsidRDefault="002F309C" w:rsidP="002F309C">
      <w:pPr>
        <w:pStyle w:val="BodyText"/>
        <w:ind w:right="50"/>
        <w:rPr>
          <w:rFonts w:ascii="Times New Roman" w:hAnsi="Times New Roman" w:cs="Times New Roman"/>
          <w:color w:val="221F1F"/>
        </w:rPr>
      </w:pPr>
      <w:r w:rsidRPr="002F309C">
        <w:rPr>
          <w:rFonts w:ascii="Times New Roman" w:hAnsi="Times New Roman" w:cs="Times New Roman"/>
        </w:rPr>
        <w:t xml:space="preserve">Following Porter’s </w:t>
      </w:r>
      <w:r w:rsidR="0084215C" w:rsidRPr="002F309C">
        <w:rPr>
          <w:rFonts w:ascii="Times New Roman" w:hAnsi="Times New Roman" w:cs="Times New Roman"/>
        </w:rPr>
        <w:t>specifications,</w:t>
      </w:r>
      <w:r w:rsidRPr="002F309C">
        <w:rPr>
          <w:rFonts w:ascii="Times New Roman" w:hAnsi="Times New Roman" w:cs="Times New Roman"/>
        </w:rPr>
        <w:t xml:space="preserve"> we employed a </w:t>
      </w:r>
      <w:r w:rsidRPr="002F309C">
        <w:rPr>
          <w:rFonts w:ascii="Times New Roman" w:hAnsi="Times New Roman" w:cs="Times New Roman"/>
          <w:color w:val="221F1F"/>
        </w:rPr>
        <w:t>Manfrotto</w:t>
      </w:r>
      <w:r>
        <w:rPr>
          <w:rFonts w:ascii="Times New Roman" w:hAnsi="Times New Roman" w:cs="Times New Roman"/>
        </w:rPr>
        <w:t>™</w:t>
      </w:r>
      <w:r w:rsidRPr="002F309C">
        <w:rPr>
          <w:rFonts w:ascii="Times New Roman" w:hAnsi="Times New Roman" w:cs="Times New Roman"/>
        </w:rPr>
        <w:t xml:space="preserve"> </w:t>
      </w:r>
      <w:r w:rsidRPr="002F309C">
        <w:rPr>
          <w:rFonts w:ascii="Times New Roman" w:hAnsi="Times New Roman" w:cs="Times New Roman"/>
          <w:color w:val="221F1F"/>
        </w:rPr>
        <w:t>panoramic</w:t>
      </w:r>
      <w:r w:rsidRPr="002F309C">
        <w:rPr>
          <w:rFonts w:ascii="Times New Roman" w:hAnsi="Times New Roman" w:cs="Times New Roman"/>
          <w:color w:val="221F1F"/>
          <w:spacing w:val="-2"/>
        </w:rPr>
        <w:t xml:space="preserve"> </w:t>
      </w:r>
      <w:r w:rsidRPr="002F309C">
        <w:rPr>
          <w:rFonts w:ascii="Times New Roman" w:hAnsi="Times New Roman" w:cs="Times New Roman"/>
          <w:color w:val="221F1F"/>
        </w:rPr>
        <w:t>tripod</w:t>
      </w:r>
      <w:r w:rsidRPr="002F309C">
        <w:rPr>
          <w:rFonts w:ascii="Times New Roman" w:hAnsi="Times New Roman" w:cs="Times New Roman"/>
          <w:color w:val="221F1F"/>
          <w:spacing w:val="-1"/>
        </w:rPr>
        <w:t xml:space="preserve"> </w:t>
      </w:r>
      <w:r w:rsidRPr="002F309C">
        <w:rPr>
          <w:rFonts w:ascii="Times New Roman" w:hAnsi="Times New Roman" w:cs="Times New Roman"/>
          <w:color w:val="221F1F"/>
        </w:rPr>
        <w:t>head, Canon EOS 50D digital SLR camera, and</w:t>
      </w:r>
      <w:r>
        <w:rPr>
          <w:rFonts w:ascii="Times New Roman" w:hAnsi="Times New Roman" w:cs="Times New Roman"/>
          <w:color w:val="221F1F"/>
        </w:rPr>
        <w:t xml:space="preserve"> </w:t>
      </w:r>
      <w:r w:rsidRPr="002F309C">
        <w:rPr>
          <w:rFonts w:ascii="Times New Roman" w:hAnsi="Times New Roman" w:cs="Times New Roman"/>
          <w:color w:val="221F1F"/>
        </w:rPr>
        <w:t xml:space="preserve">100 mm macro lens. We also employed </w:t>
      </w:r>
      <w:r>
        <w:rPr>
          <w:rFonts w:ascii="Times New Roman" w:hAnsi="Times New Roman" w:cs="Times New Roman"/>
          <w:color w:val="221F1F"/>
        </w:rPr>
        <w:t>his</w:t>
      </w:r>
      <w:r w:rsidRPr="002F309C">
        <w:rPr>
          <w:rFonts w:ascii="Times New Roman" w:hAnsi="Times New Roman" w:cs="Times New Roman"/>
          <w:color w:val="221F1F"/>
        </w:rPr>
        <w:t xml:space="preserve"> lighting conditions applicable to fluorescing fingerprints (Rofin OG590 barrier filter, Polilight PL500 mounted for near coaxial illumination)</w:t>
      </w:r>
      <w:r>
        <w:rPr>
          <w:rFonts w:ascii="Times New Roman" w:hAnsi="Times New Roman" w:cs="Times New Roman"/>
          <w:color w:val="221F1F"/>
        </w:rPr>
        <w:t xml:space="preserve">. </w:t>
      </w:r>
      <w:r w:rsidR="00053B53">
        <w:rPr>
          <w:rFonts w:ascii="Times New Roman" w:hAnsi="Times New Roman" w:cs="Times New Roman"/>
          <w:color w:val="221F1F"/>
        </w:rPr>
        <w:t>The mounting apparatus, shown and described in Figure 2, incorporates s</w:t>
      </w:r>
      <w:r>
        <w:rPr>
          <w:rFonts w:ascii="Times New Roman" w:hAnsi="Times New Roman" w:cs="Times New Roman"/>
          <w:color w:val="221F1F"/>
        </w:rPr>
        <w:t>everal modifications</w:t>
      </w:r>
      <w:r w:rsidR="00053B53">
        <w:rPr>
          <w:rFonts w:ascii="Times New Roman" w:hAnsi="Times New Roman" w:cs="Times New Roman"/>
          <w:color w:val="221F1F"/>
        </w:rPr>
        <w:t xml:space="preserve"> to the system as described by Porter:</w:t>
      </w:r>
    </w:p>
    <w:p w14:paraId="4BDE8BCC" w14:textId="77777777" w:rsidR="00053B53" w:rsidRDefault="00053B53" w:rsidP="002F309C">
      <w:pPr>
        <w:pStyle w:val="BodyText"/>
        <w:numPr>
          <w:ilvl w:val="0"/>
          <w:numId w:val="25"/>
        </w:numPr>
        <w:ind w:left="720" w:right="50"/>
        <w:rPr>
          <w:rFonts w:ascii="Times New Roman" w:hAnsi="Times New Roman" w:cs="Times New Roman"/>
        </w:rPr>
      </w:pPr>
      <w:r>
        <w:rPr>
          <w:rFonts w:ascii="Times New Roman" w:hAnsi="Times New Roman" w:cs="Times New Roman"/>
        </w:rPr>
        <w:t>Addition of</w:t>
      </w:r>
      <w:r w:rsidR="002F309C" w:rsidRPr="002F309C">
        <w:rPr>
          <w:rFonts w:ascii="Times New Roman" w:hAnsi="Times New Roman" w:cs="Times New Roman"/>
        </w:rPr>
        <w:t xml:space="preserve"> a leveling base beneath the panoramic head </w:t>
      </w:r>
    </w:p>
    <w:p w14:paraId="33A5FEE1" w14:textId="77777777" w:rsidR="002F309C" w:rsidRPr="002F309C" w:rsidRDefault="00053B53" w:rsidP="002F309C">
      <w:pPr>
        <w:pStyle w:val="BodyText"/>
        <w:numPr>
          <w:ilvl w:val="0"/>
          <w:numId w:val="25"/>
        </w:numPr>
        <w:ind w:left="720" w:right="50"/>
        <w:rPr>
          <w:rFonts w:ascii="Times New Roman" w:hAnsi="Times New Roman" w:cs="Times New Roman"/>
        </w:rPr>
      </w:pPr>
      <w:r>
        <w:rPr>
          <w:rFonts w:ascii="Times New Roman" w:hAnsi="Times New Roman" w:cs="Times New Roman"/>
        </w:rPr>
        <w:t>Employment of a drill chuck, holding an inverted cartridge to serve as a specimen platform (as an alternative to a brass spigot)</w:t>
      </w:r>
    </w:p>
    <w:p w14:paraId="022FDB8D" w14:textId="77777777" w:rsidR="002F309C" w:rsidRPr="002F309C" w:rsidRDefault="002F309C" w:rsidP="002F309C">
      <w:pPr>
        <w:pStyle w:val="BodyText"/>
        <w:numPr>
          <w:ilvl w:val="0"/>
          <w:numId w:val="25"/>
        </w:numPr>
        <w:ind w:left="720" w:right="50"/>
        <w:rPr>
          <w:rFonts w:ascii="Times New Roman" w:hAnsi="Times New Roman" w:cs="Times New Roman"/>
        </w:rPr>
      </w:pPr>
      <w:r w:rsidRPr="002F309C">
        <w:rPr>
          <w:rFonts w:ascii="Times New Roman" w:hAnsi="Times New Roman" w:cs="Times New Roman"/>
        </w:rPr>
        <w:t>Mounting of the camera and Polilight light guide to a lab jack, providing simultaneous height adjustment</w:t>
      </w:r>
    </w:p>
    <w:p w14:paraId="01067396" w14:textId="77777777" w:rsidR="002F309C" w:rsidRPr="002F309C" w:rsidRDefault="002F309C" w:rsidP="002F309C">
      <w:pPr>
        <w:pStyle w:val="BodyText"/>
        <w:numPr>
          <w:ilvl w:val="0"/>
          <w:numId w:val="25"/>
        </w:numPr>
        <w:ind w:left="720" w:right="50"/>
        <w:rPr>
          <w:rFonts w:ascii="Times New Roman" w:hAnsi="Times New Roman" w:cs="Times New Roman"/>
        </w:rPr>
      </w:pPr>
      <w:r w:rsidRPr="002F309C">
        <w:rPr>
          <w:rFonts w:ascii="Times New Roman" w:hAnsi="Times New Roman" w:cs="Times New Roman"/>
        </w:rPr>
        <w:t xml:space="preserve">Bolting both the lab jack (with camera and Polilight) and the leveling base (with panoramic head and drill chuck) securely to a </w:t>
      </w:r>
      <w:r w:rsidR="00053B53">
        <w:rPr>
          <w:rFonts w:ascii="Times New Roman" w:hAnsi="Times New Roman" w:cs="Times New Roman"/>
        </w:rPr>
        <w:t>photographic platform</w:t>
      </w:r>
    </w:p>
    <w:p w14:paraId="6F8D0048" w14:textId="77777777" w:rsidR="002F309C" w:rsidRDefault="002F309C" w:rsidP="002F309C">
      <w:pPr>
        <w:pStyle w:val="BodyText"/>
        <w:ind w:right="50"/>
        <w:rPr>
          <w:rFonts w:ascii="Times New Roman" w:hAnsi="Times New Roman" w:cs="Times New Roman"/>
          <w:color w:val="221F1F"/>
        </w:rPr>
      </w:pPr>
    </w:p>
    <w:p w14:paraId="0F50C33D" w14:textId="77777777" w:rsidR="00432923" w:rsidRDefault="00432923" w:rsidP="00432923">
      <w:pPr>
        <w:pStyle w:val="BodyText"/>
        <w:ind w:right="-40"/>
        <w:rPr>
          <w:rFonts w:ascii="Times New Roman" w:hAnsi="Times New Roman" w:cs="Times New Roman"/>
          <w:color w:val="221F1F"/>
        </w:rPr>
      </w:pPr>
      <w:r>
        <w:rPr>
          <w:rFonts w:ascii="Times New Roman" w:hAnsi="Times New Roman" w:cs="Times New Roman"/>
          <w:color w:val="221F1F"/>
        </w:rPr>
        <w:t xml:space="preserve">Figure 3 illustrates and describes the diffuse illumination method used for direct (non-fluorescent) photography of fingermarks (following CA development). </w:t>
      </w:r>
    </w:p>
    <w:p w14:paraId="285EAFD6" w14:textId="77777777" w:rsidR="00432923" w:rsidRDefault="00432923" w:rsidP="002F309C">
      <w:pPr>
        <w:pStyle w:val="BodyText"/>
        <w:ind w:right="50"/>
        <w:rPr>
          <w:rFonts w:ascii="Times New Roman" w:hAnsi="Times New Roman" w:cs="Times New Roman"/>
          <w:color w:val="221F1F"/>
        </w:rPr>
      </w:pPr>
    </w:p>
    <w:p w14:paraId="538C72D1" w14:textId="77777777" w:rsidR="005E04F7" w:rsidRPr="005E04F7" w:rsidRDefault="005E04F7" w:rsidP="005E04F7">
      <w:pPr>
        <w:pStyle w:val="BodyText"/>
        <w:ind w:right="-40"/>
        <w:rPr>
          <w:rFonts w:ascii="Times New Roman" w:hAnsi="Times New Roman" w:cs="Times New Roman"/>
          <w:color w:val="221F1F"/>
        </w:rPr>
      </w:pPr>
      <w:r>
        <w:rPr>
          <w:rFonts w:ascii="Times New Roman" w:hAnsi="Times New Roman" w:cs="Times New Roman"/>
          <w:color w:val="221F1F"/>
        </w:rPr>
        <w:t>Following [</w:t>
      </w:r>
      <w:r w:rsidR="00072542">
        <w:rPr>
          <w:rFonts w:ascii="Times New Roman" w:hAnsi="Times New Roman" w:cs="Times New Roman"/>
          <w:color w:val="221F1F"/>
        </w:rPr>
        <w:t>14</w:t>
      </w:r>
      <w:r>
        <w:rPr>
          <w:rFonts w:ascii="Times New Roman" w:hAnsi="Times New Roman" w:cs="Times New Roman"/>
          <w:color w:val="221F1F"/>
        </w:rPr>
        <w:t>]</w:t>
      </w:r>
      <w:r w:rsidR="006C5645">
        <w:rPr>
          <w:rFonts w:ascii="Times New Roman" w:hAnsi="Times New Roman" w:cs="Times New Roman"/>
          <w:color w:val="221F1F"/>
        </w:rPr>
        <w:t>,</w:t>
      </w:r>
      <w:r>
        <w:rPr>
          <w:rFonts w:ascii="Times New Roman" w:hAnsi="Times New Roman" w:cs="Times New Roman"/>
          <w:color w:val="221F1F"/>
        </w:rPr>
        <w:t xml:space="preserve"> fingermark</w:t>
      </w:r>
      <w:r w:rsidRPr="005E04F7">
        <w:rPr>
          <w:rFonts w:ascii="Times New Roman" w:hAnsi="Times New Roman" w:cs="Times New Roman"/>
          <w:color w:val="221F1F"/>
        </w:rPr>
        <w:t xml:space="preserve"> ridge detail appearing on the cartridges was photographed with images taken every 24 degrees rotation of the panoramic head for </w:t>
      </w:r>
      <w:r w:rsidR="008C5C14">
        <w:rPr>
          <w:rFonts w:ascii="Times New Roman" w:hAnsi="Times New Roman" w:cs="Times New Roman"/>
          <w:color w:val="221F1F"/>
        </w:rPr>
        <w:t xml:space="preserve">all cartridge calibers other than 22, and every 30 </w:t>
      </w:r>
      <w:r w:rsidRPr="005E04F7">
        <w:rPr>
          <w:rFonts w:ascii="Times New Roman" w:hAnsi="Times New Roman" w:cs="Times New Roman"/>
          <w:color w:val="221F1F"/>
        </w:rPr>
        <w:t xml:space="preserve">degrees rotation for the caliber 22. Images were cropped, processed and merged </w:t>
      </w:r>
      <w:r>
        <w:rPr>
          <w:rFonts w:ascii="Times New Roman" w:hAnsi="Times New Roman" w:cs="Times New Roman"/>
          <w:color w:val="221F1F"/>
        </w:rPr>
        <w:t xml:space="preserve">for “cylindrical unwrapping” of the cartridge surface, and stitching the </w:t>
      </w:r>
      <w:r w:rsidRPr="005E04F7">
        <w:rPr>
          <w:rFonts w:ascii="Times New Roman" w:hAnsi="Times New Roman" w:cs="Times New Roman"/>
          <w:color w:val="221F1F"/>
        </w:rPr>
        <w:t xml:space="preserve">complete print as </w:t>
      </w:r>
      <w:r>
        <w:rPr>
          <w:rFonts w:ascii="Times New Roman" w:hAnsi="Times New Roman" w:cs="Times New Roman"/>
          <w:color w:val="221F1F"/>
        </w:rPr>
        <w:t>i</w:t>
      </w:r>
      <w:r w:rsidRPr="005E04F7">
        <w:rPr>
          <w:rFonts w:ascii="Times New Roman" w:hAnsi="Times New Roman" w:cs="Times New Roman"/>
          <w:color w:val="221F1F"/>
        </w:rPr>
        <w:t xml:space="preserve">llustrated in Figure </w:t>
      </w:r>
      <w:r>
        <w:rPr>
          <w:rFonts w:ascii="Times New Roman" w:hAnsi="Times New Roman" w:cs="Times New Roman"/>
          <w:color w:val="221F1F"/>
        </w:rPr>
        <w:t>4</w:t>
      </w:r>
      <w:r w:rsidRPr="005E04F7">
        <w:rPr>
          <w:rFonts w:ascii="Times New Roman" w:hAnsi="Times New Roman" w:cs="Times New Roman"/>
          <w:color w:val="221F1F"/>
        </w:rPr>
        <w:t>.</w:t>
      </w:r>
    </w:p>
    <w:p w14:paraId="4E1DA01B" w14:textId="77777777" w:rsidR="005E04F7" w:rsidRDefault="005E04F7" w:rsidP="002F309C">
      <w:pPr>
        <w:pStyle w:val="BodyText"/>
        <w:ind w:right="50"/>
        <w:rPr>
          <w:rFonts w:ascii="Times New Roman" w:hAnsi="Times New Roman" w:cs="Times New Roman"/>
          <w:color w:val="221F1F"/>
        </w:rPr>
      </w:pPr>
    </w:p>
    <w:p w14:paraId="61940007" w14:textId="77777777" w:rsidR="001832EC" w:rsidRDefault="001832EC" w:rsidP="001832EC">
      <w:pPr>
        <w:pStyle w:val="BodyText"/>
        <w:ind w:right="540"/>
      </w:pPr>
      <w:r>
        <w:rPr>
          <w:noProof/>
        </w:rPr>
        <w:drawing>
          <wp:inline distT="0" distB="0" distL="0" distR="0" wp14:anchorId="69BF66A3" wp14:editId="6ED15B32">
            <wp:extent cx="6146800" cy="5330825"/>
            <wp:effectExtent l="0" t="0" r="6350" b="3175"/>
            <wp:docPr id="1912876132" name="Picture 9" descr="A collage of several mach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76132" name="Picture 9" descr="A collage of several machin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146800" cy="5330825"/>
                    </a:xfrm>
                    <a:prstGeom prst="rect">
                      <a:avLst/>
                    </a:prstGeom>
                  </pic:spPr>
                </pic:pic>
              </a:graphicData>
            </a:graphic>
          </wp:inline>
        </w:drawing>
      </w:r>
    </w:p>
    <w:p w14:paraId="05D1ECAE" w14:textId="77777777" w:rsidR="001832EC" w:rsidRDefault="001832EC" w:rsidP="001832EC">
      <w:pPr>
        <w:pStyle w:val="BodyText"/>
        <w:ind w:right="-40"/>
        <w:rPr>
          <w:noProof/>
          <w:sz w:val="20"/>
          <w:szCs w:val="20"/>
        </w:rPr>
      </w:pPr>
    </w:p>
    <w:p w14:paraId="61718469" w14:textId="77777777" w:rsidR="001832EC" w:rsidRPr="00432923" w:rsidRDefault="001832EC" w:rsidP="001832EC">
      <w:pPr>
        <w:pStyle w:val="BodyText"/>
        <w:ind w:right="-40"/>
        <w:rPr>
          <w:rFonts w:ascii="Times New Roman" w:hAnsi="Times New Roman" w:cs="Times New Roman"/>
          <w:sz w:val="20"/>
          <w:szCs w:val="20"/>
        </w:rPr>
      </w:pPr>
      <w:r w:rsidRPr="00432923">
        <w:rPr>
          <w:rFonts w:ascii="Times New Roman" w:hAnsi="Times New Roman" w:cs="Times New Roman"/>
          <w:sz w:val="20"/>
          <w:szCs w:val="20"/>
        </w:rPr>
        <w:t xml:space="preserve">Figure </w:t>
      </w:r>
      <w:r w:rsidR="00053B53" w:rsidRPr="00432923">
        <w:rPr>
          <w:rFonts w:ascii="Times New Roman" w:hAnsi="Times New Roman" w:cs="Times New Roman"/>
          <w:sz w:val="20"/>
          <w:szCs w:val="20"/>
        </w:rPr>
        <w:t>2</w:t>
      </w:r>
      <w:r w:rsidRPr="00432923">
        <w:rPr>
          <w:rFonts w:ascii="Times New Roman" w:hAnsi="Times New Roman" w:cs="Times New Roman"/>
          <w:sz w:val="20"/>
          <w:szCs w:val="20"/>
        </w:rPr>
        <w:t xml:space="preserve">. </w:t>
      </w:r>
      <w:r w:rsidRPr="00432923">
        <w:rPr>
          <w:rFonts w:ascii="Times New Roman" w:hAnsi="Times New Roman" w:cs="Times New Roman"/>
          <w:b/>
          <w:bCs/>
          <w:sz w:val="20"/>
          <w:szCs w:val="20"/>
        </w:rPr>
        <w:t>Top Left</w:t>
      </w:r>
      <w:r w:rsidRPr="00432923">
        <w:rPr>
          <w:rFonts w:ascii="Times New Roman" w:hAnsi="Times New Roman" w:cs="Times New Roman"/>
          <w:sz w:val="20"/>
          <w:szCs w:val="20"/>
        </w:rPr>
        <w:t>: Overview of the photographic platform with camera and Polilight light guide mounted on a laboratory jack and the specimen mounting apparatus. Both are bolted to the photographic platform.</w:t>
      </w:r>
      <w:r w:rsidRPr="00432923">
        <w:rPr>
          <w:rFonts w:ascii="Times New Roman" w:hAnsi="Times New Roman" w:cs="Times New Roman"/>
          <w:b/>
          <w:bCs/>
          <w:sz w:val="20"/>
          <w:szCs w:val="20"/>
        </w:rPr>
        <w:t xml:space="preserve"> Top Right</w:t>
      </w:r>
      <w:r w:rsidRPr="00432923">
        <w:rPr>
          <w:rFonts w:ascii="Times New Roman" w:hAnsi="Times New Roman" w:cs="Times New Roman"/>
          <w:sz w:val="20"/>
          <w:szCs w:val="20"/>
        </w:rPr>
        <w:t xml:space="preserve">: Camera view of the specimen mounting apparatus showing the Polilight light guide providing near coaxial illumination. </w:t>
      </w:r>
      <w:r w:rsidRPr="00432923">
        <w:rPr>
          <w:rFonts w:ascii="Times New Roman" w:hAnsi="Times New Roman" w:cs="Times New Roman"/>
          <w:b/>
          <w:bCs/>
          <w:sz w:val="20"/>
          <w:szCs w:val="20"/>
        </w:rPr>
        <w:t>Lower Left</w:t>
      </w:r>
      <w:r w:rsidRPr="00432923">
        <w:rPr>
          <w:rFonts w:ascii="Times New Roman" w:hAnsi="Times New Roman" w:cs="Times New Roman"/>
          <w:sz w:val="20"/>
          <w:szCs w:val="20"/>
        </w:rPr>
        <w:t xml:space="preserve">: The panoramic tripod head (A) is mounted on levelling base (B). An aluminum male-female thread adaptor (C) at the top of the panoramic tripod head is used to attach a keyless drill chuck. </w:t>
      </w:r>
      <w:r w:rsidRPr="00432923">
        <w:rPr>
          <w:rFonts w:ascii="Times New Roman" w:hAnsi="Times New Roman" w:cs="Times New Roman"/>
          <w:b/>
          <w:bCs/>
          <w:sz w:val="20"/>
          <w:szCs w:val="20"/>
        </w:rPr>
        <w:t>Lower Right</w:t>
      </w:r>
      <w:r w:rsidRPr="00432923">
        <w:rPr>
          <w:rFonts w:ascii="Times New Roman" w:hAnsi="Times New Roman" w:cs="Times New Roman"/>
          <w:sz w:val="20"/>
          <w:szCs w:val="20"/>
        </w:rPr>
        <w:t xml:space="preserve">: The photograph to the left shows the chuck gripping a sample holder. Sample holders are constructed for each cartridge diameter by inverting a round of ammunition and wrapping a band of tape marked with a millimeter scale around the base. </w:t>
      </w:r>
      <w:r w:rsidR="00432923" w:rsidRPr="00432923">
        <w:rPr>
          <w:rFonts w:ascii="Times New Roman" w:hAnsi="Times New Roman" w:cs="Times New Roman"/>
          <w:sz w:val="20"/>
          <w:szCs w:val="20"/>
        </w:rPr>
        <w:t>T</w:t>
      </w:r>
      <w:r w:rsidRPr="00432923">
        <w:rPr>
          <w:rFonts w:ascii="Times New Roman" w:hAnsi="Times New Roman" w:cs="Times New Roman"/>
          <w:sz w:val="20"/>
          <w:szCs w:val="20"/>
        </w:rPr>
        <w:t>he tape is wrapped with the edge extending 1 mm beyond the casing. This provides a recessed cup for the specimen. The right image shows the specimen in position, with the tape edge providing stability.</w:t>
      </w:r>
    </w:p>
    <w:p w14:paraId="5AF188A2" w14:textId="77777777" w:rsidR="009443AF" w:rsidRDefault="009443AF" w:rsidP="009443AF">
      <w:pPr>
        <w:pStyle w:val="BodyText"/>
        <w:ind w:right="-40"/>
        <w:rPr>
          <w:rFonts w:ascii="Times New Roman" w:hAnsi="Times New Roman" w:cs="Times New Roman"/>
          <w:spacing w:val="-2"/>
        </w:rPr>
      </w:pPr>
    </w:p>
    <w:p w14:paraId="7F139C8B" w14:textId="77777777" w:rsidR="00432923" w:rsidRDefault="00432923" w:rsidP="00432923">
      <w:pPr>
        <w:pStyle w:val="BodyText"/>
        <w:ind w:right="-40"/>
        <w:rPr>
          <w:sz w:val="20"/>
          <w:szCs w:val="20"/>
        </w:rPr>
      </w:pPr>
      <w:r>
        <w:rPr>
          <w:noProof/>
          <w:sz w:val="20"/>
          <w:szCs w:val="20"/>
        </w:rPr>
        <w:lastRenderedPageBreak/>
        <mc:AlternateContent>
          <mc:Choice Requires="wpg">
            <w:drawing>
              <wp:anchor distT="0" distB="0" distL="114300" distR="114300" simplePos="0" relativeHeight="251653120" behindDoc="0" locked="0" layoutInCell="1" allowOverlap="1" wp14:anchorId="6F2A5DDF" wp14:editId="476026BA">
                <wp:simplePos x="0" y="0"/>
                <wp:positionH relativeFrom="column">
                  <wp:posOffset>0</wp:posOffset>
                </wp:positionH>
                <wp:positionV relativeFrom="paragraph">
                  <wp:posOffset>146050</wp:posOffset>
                </wp:positionV>
                <wp:extent cx="6172200" cy="2742565"/>
                <wp:effectExtent l="0" t="0" r="0" b="635"/>
                <wp:wrapTight wrapText="bothSides">
                  <wp:wrapPolygon edited="0">
                    <wp:start x="0" y="0"/>
                    <wp:lineTo x="0" y="21455"/>
                    <wp:lineTo x="21533" y="21455"/>
                    <wp:lineTo x="21533" y="0"/>
                    <wp:lineTo x="0" y="0"/>
                  </wp:wrapPolygon>
                </wp:wrapTight>
                <wp:docPr id="86" name="Group 86"/>
                <wp:cNvGraphicFramePr/>
                <a:graphic xmlns:a="http://schemas.openxmlformats.org/drawingml/2006/main">
                  <a:graphicData uri="http://schemas.microsoft.com/office/word/2010/wordprocessingGroup">
                    <wpg:wgp>
                      <wpg:cNvGrpSpPr/>
                      <wpg:grpSpPr>
                        <a:xfrm>
                          <a:off x="0" y="0"/>
                          <a:ext cx="6172200" cy="2742565"/>
                          <a:chOff x="0" y="0"/>
                          <a:chExt cx="6172200" cy="2742565"/>
                        </a:xfrm>
                      </wpg:grpSpPr>
                      <pic:pic xmlns:pic="http://schemas.openxmlformats.org/drawingml/2006/picture">
                        <pic:nvPicPr>
                          <pic:cNvPr id="84" name="Picture 84" descr="A picture containing indoor, wall, light&#10;&#10;Description automatically generated"/>
                          <pic:cNvPicPr>
                            <a:picLocks noChangeAspect="1"/>
                          </pic:cNvPicPr>
                        </pic:nvPicPr>
                        <pic:blipFill rotWithShape="1">
                          <a:blip r:embed="rId16">
                            <a:extLst>
                              <a:ext uri="{28A0092B-C50C-407E-A947-70E740481C1C}">
                                <a14:useLocalDpi xmlns:a14="http://schemas.microsoft.com/office/drawing/2010/main" val="0"/>
                              </a:ext>
                            </a:extLst>
                          </a:blip>
                          <a:srcRect l="6493"/>
                          <a:stretch/>
                        </pic:blipFill>
                        <pic:spPr bwMode="auto">
                          <a:xfrm>
                            <a:off x="0" y="0"/>
                            <a:ext cx="3018155" cy="27425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5" name="Picture 85" descr="A picture containing indoor&#10;&#10;Description automatically generated"/>
                          <pic:cNvPicPr>
                            <a:picLocks noChangeAspect="1"/>
                          </pic:cNvPicPr>
                        </pic:nvPicPr>
                        <pic:blipFill rotWithShape="1">
                          <a:blip r:embed="rId17">
                            <a:extLst>
                              <a:ext uri="{28A0092B-C50C-407E-A947-70E740481C1C}">
                                <a14:useLocalDpi xmlns:a14="http://schemas.microsoft.com/office/drawing/2010/main" val="0"/>
                              </a:ext>
                            </a:extLst>
                          </a:blip>
                          <a:srcRect l="3542" r="3501"/>
                          <a:stretch/>
                        </pic:blipFill>
                        <pic:spPr bwMode="auto">
                          <a:xfrm>
                            <a:off x="3171825" y="0"/>
                            <a:ext cx="3000375" cy="27425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48B01173" id="Group 86" o:spid="_x0000_s1026" style="position:absolute;margin-left:0;margin-top:11.5pt;width:486pt;height:215.95pt;z-index:251663360;mso-width-relative:margin;mso-height-relative:margin" coordsize="61722,2742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">
                <v:shape id="Picture 84" o:spid="_x0000_s1027" type="#_x0000_t75" alt="A picture containing indoor, wall, light&#10;&#10;Description automatically generated" style="position:absolute;width:30181;height:27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">
                  <v:imagedata r:id="rId18" o:title="A picture containing indoor, wall, light&#10;&#10;Description automatically generated" cropleft="4255f"/>
                </v:shape>
                <v:shape id="Picture 85" o:spid="_x0000_s1028" type="#_x0000_t75" alt="A picture containing indoor&#10;&#10;Description automatically generated" style="position:absolute;left:31718;width:30004;height:27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">
                  <v:imagedata r:id="rId19" o:title="A picture containing indoor&#10;&#10;Description automatically generated" cropleft="2321f" cropright="2294f"/>
                </v:shape>
                <w10:wrap type="tight"/>
              </v:group>
            </w:pict>
          </mc:Fallback>
        </mc:AlternateContent>
      </w:r>
    </w:p>
    <w:p w14:paraId="2E697DB4" w14:textId="77777777" w:rsidR="00432923" w:rsidRPr="00432923" w:rsidRDefault="00432923" w:rsidP="00432923">
      <w:pPr>
        <w:pStyle w:val="BodyText"/>
        <w:ind w:right="-40"/>
        <w:rPr>
          <w:rFonts w:ascii="Times New Roman" w:hAnsi="Times New Roman" w:cs="Times New Roman"/>
          <w:sz w:val="20"/>
          <w:szCs w:val="20"/>
        </w:rPr>
      </w:pPr>
      <w:r w:rsidRPr="00432923">
        <w:rPr>
          <w:rFonts w:ascii="Times New Roman" w:hAnsi="Times New Roman" w:cs="Times New Roman"/>
          <w:sz w:val="20"/>
          <w:szCs w:val="20"/>
        </w:rPr>
        <w:t xml:space="preserve">Figure 3. </w:t>
      </w:r>
      <w:r>
        <w:rPr>
          <w:rFonts w:ascii="Times New Roman" w:hAnsi="Times New Roman" w:cs="Times New Roman"/>
          <w:sz w:val="20"/>
          <w:szCs w:val="20"/>
        </w:rPr>
        <w:t>Diffuse l</w:t>
      </w:r>
      <w:r w:rsidRPr="00432923">
        <w:rPr>
          <w:rFonts w:ascii="Times New Roman" w:hAnsi="Times New Roman" w:cs="Times New Roman"/>
          <w:sz w:val="20"/>
          <w:szCs w:val="20"/>
        </w:rPr>
        <w:t>ighting for non-fluorescing fingermarks. A flat-black cardboard cylinder (</w:t>
      </w:r>
      <w:r w:rsidR="005E04F7">
        <w:rPr>
          <w:rFonts w:ascii="Times New Roman" w:hAnsi="Times New Roman" w:cs="Times New Roman"/>
          <w:sz w:val="20"/>
          <w:szCs w:val="20"/>
        </w:rPr>
        <w:t>~ 30 cm</w:t>
      </w:r>
      <w:r w:rsidRPr="00432923">
        <w:rPr>
          <w:rFonts w:ascii="Times New Roman" w:hAnsi="Times New Roman" w:cs="Times New Roman"/>
          <w:sz w:val="20"/>
          <w:szCs w:val="20"/>
        </w:rPr>
        <w:t xml:space="preserve"> diameter) surrounds the specimen mount with openings toward the camera and in the right rear quadrant, below the specimen. The left image shows the specimen mounting apparatus within the cardboard cylinder, as viewed from the camera direction. Diffuse white light enters from above. The rear opening to the cylinder is to the lower right. The right image shows the specimen mounting apparatus as viewed through the rear opening. This opening provides access to the panoramic tripod head, so that it can be rotated to expose successive views of the specimen.</w:t>
      </w:r>
    </w:p>
    <w:p w14:paraId="200829F3" w14:textId="77777777" w:rsidR="00432923" w:rsidRDefault="00432923" w:rsidP="009443AF">
      <w:pPr>
        <w:pStyle w:val="BodyText"/>
        <w:ind w:right="-40"/>
        <w:rPr>
          <w:rFonts w:ascii="Times New Roman" w:hAnsi="Times New Roman" w:cs="Times New Roman"/>
          <w:spacing w:val="-2"/>
        </w:rPr>
      </w:pPr>
    </w:p>
    <w:p w14:paraId="743E14A8" w14:textId="77777777" w:rsidR="005E04F7" w:rsidRDefault="005E04F7" w:rsidP="005E04F7">
      <w:pPr>
        <w:ind w:right="-40"/>
        <w:rPr>
          <w:sz w:val="20"/>
          <w:szCs w:val="20"/>
        </w:rPr>
      </w:pPr>
    </w:p>
    <w:p w14:paraId="0CAB78E1" w14:textId="77777777" w:rsidR="005E04F7" w:rsidRDefault="00FB0EE5" w:rsidP="005E04F7">
      <w:pPr>
        <w:rPr>
          <w:sz w:val="20"/>
          <w:szCs w:val="20"/>
        </w:rPr>
      </w:pPr>
      <w:r w:rsidRPr="00FB0EE5">
        <w:rPr>
          <w:noProof/>
          <w:sz w:val="20"/>
          <w:szCs w:val="20"/>
        </w:rPr>
        <w:drawing>
          <wp:inline distT="0" distB="0" distL="0" distR="0" wp14:anchorId="4B7643BE" wp14:editId="1311B39B">
            <wp:extent cx="5930619" cy="2946422"/>
            <wp:effectExtent l="0" t="0" r="0" b="6350"/>
            <wp:docPr id="427691529" name="Picture 9" descr="A close-up of a device&#10;&#10;Description automatically generated">
              <a:extLst xmlns:a="http://schemas.openxmlformats.org/drawingml/2006/main">
                <a:ext uri="{FF2B5EF4-FFF2-40B4-BE49-F238E27FC236}">
                  <a16:creationId xmlns:a16="http://schemas.microsoft.com/office/drawing/2014/main" id="{0CFB220B-0DE4-E35C-92AC-EF850CEDA8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close-up of a device&#10;&#10;Description automatically generated">
                      <a:extLst>
                        <a:ext uri="{FF2B5EF4-FFF2-40B4-BE49-F238E27FC236}">
                          <a16:creationId xmlns:a16="http://schemas.microsoft.com/office/drawing/2014/main" id="{0CFB220B-0DE4-E35C-92AC-EF850CEDA8E6}"/>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30619" cy="2946422"/>
                    </a:xfrm>
                    <a:prstGeom prst="rect">
                      <a:avLst/>
                    </a:prstGeom>
                  </pic:spPr>
                </pic:pic>
              </a:graphicData>
            </a:graphic>
          </wp:inline>
        </w:drawing>
      </w:r>
    </w:p>
    <w:p w14:paraId="29490F5B" w14:textId="77777777" w:rsidR="005E04F7" w:rsidRDefault="005E04F7" w:rsidP="005E04F7">
      <w:pPr>
        <w:rPr>
          <w:sz w:val="20"/>
          <w:szCs w:val="20"/>
        </w:rPr>
      </w:pPr>
      <w:r w:rsidRPr="004F5726">
        <w:rPr>
          <w:sz w:val="20"/>
          <w:szCs w:val="20"/>
        </w:rPr>
        <w:t xml:space="preserve">Figure </w:t>
      </w:r>
      <w:r>
        <w:rPr>
          <w:sz w:val="20"/>
          <w:szCs w:val="20"/>
        </w:rPr>
        <w:t>4</w:t>
      </w:r>
      <w:r w:rsidRPr="004F5726">
        <w:rPr>
          <w:sz w:val="20"/>
          <w:szCs w:val="20"/>
        </w:rPr>
        <w:t xml:space="preserve">. Example of the </w:t>
      </w:r>
      <w:r>
        <w:rPr>
          <w:sz w:val="20"/>
          <w:szCs w:val="20"/>
        </w:rPr>
        <w:t>cylindrical unwrapping process</w:t>
      </w:r>
      <w:r w:rsidRPr="004F5726">
        <w:rPr>
          <w:sz w:val="20"/>
          <w:szCs w:val="20"/>
        </w:rPr>
        <w:t xml:space="preserve"> for one of the specimens. This finger</w:t>
      </w:r>
      <w:r>
        <w:rPr>
          <w:sz w:val="20"/>
          <w:szCs w:val="20"/>
        </w:rPr>
        <w:t xml:space="preserve">mark </w:t>
      </w:r>
      <w:r w:rsidRPr="004F5726">
        <w:rPr>
          <w:sz w:val="20"/>
          <w:szCs w:val="20"/>
        </w:rPr>
        <w:t xml:space="preserve">was </w:t>
      </w:r>
      <w:r w:rsidRPr="004F5726">
        <w:rPr>
          <w:color w:val="221F1F"/>
          <w:sz w:val="20"/>
          <w:szCs w:val="20"/>
        </w:rPr>
        <w:t>developed by cyanoacrylate fuming on a</w:t>
      </w:r>
      <w:r w:rsidR="00FB0EE5">
        <w:rPr>
          <w:color w:val="221F1F"/>
          <w:sz w:val="20"/>
          <w:szCs w:val="20"/>
        </w:rPr>
        <w:t xml:space="preserve"> </w:t>
      </w:r>
      <w:r w:rsidRPr="004F5726">
        <w:rPr>
          <w:color w:val="221F1F"/>
          <w:sz w:val="20"/>
          <w:szCs w:val="20"/>
        </w:rPr>
        <w:t xml:space="preserve">.32 ACP </w:t>
      </w:r>
      <w:r w:rsidR="00FB0EE5">
        <w:rPr>
          <w:color w:val="221F1F"/>
          <w:sz w:val="20"/>
          <w:szCs w:val="20"/>
        </w:rPr>
        <w:t>cartridge</w:t>
      </w:r>
      <w:r w:rsidRPr="004F5726">
        <w:rPr>
          <w:color w:val="221F1F"/>
          <w:sz w:val="20"/>
          <w:szCs w:val="20"/>
        </w:rPr>
        <w:t>.</w:t>
      </w:r>
      <w:r w:rsidRPr="004F5726">
        <w:rPr>
          <w:sz w:val="20"/>
          <w:szCs w:val="20"/>
        </w:rPr>
        <w:t xml:space="preserve"> </w:t>
      </w:r>
      <w:r>
        <w:rPr>
          <w:sz w:val="20"/>
          <w:szCs w:val="20"/>
        </w:rPr>
        <w:t xml:space="preserve">The original photographs (above) are taken in sequence, rotating the specimen 24 degrees between exposures. These </w:t>
      </w:r>
      <w:r w:rsidRPr="004F5726">
        <w:rPr>
          <w:sz w:val="20"/>
          <w:szCs w:val="20"/>
        </w:rPr>
        <w:t>are cropped, resulting in a series of images (lower left). These are combined using Photoshop’s Photomerge™ function to produce the co</w:t>
      </w:r>
      <w:r>
        <w:rPr>
          <w:sz w:val="20"/>
          <w:szCs w:val="20"/>
        </w:rPr>
        <w:t>mposite</w:t>
      </w:r>
      <w:r w:rsidRPr="004F5726">
        <w:rPr>
          <w:sz w:val="20"/>
          <w:szCs w:val="20"/>
        </w:rPr>
        <w:t xml:space="preserve"> image </w:t>
      </w:r>
      <w:r>
        <w:rPr>
          <w:sz w:val="20"/>
          <w:szCs w:val="20"/>
        </w:rPr>
        <w:t xml:space="preserve">of the fingermark </w:t>
      </w:r>
      <w:r w:rsidRPr="004F5726">
        <w:rPr>
          <w:sz w:val="20"/>
          <w:szCs w:val="20"/>
        </w:rPr>
        <w:t>(lower right).</w:t>
      </w:r>
    </w:p>
    <w:p w14:paraId="72DED1B3" w14:textId="77777777" w:rsidR="001832EC" w:rsidRPr="001C775D" w:rsidRDefault="001832EC" w:rsidP="009443AF">
      <w:pPr>
        <w:pStyle w:val="BodyText"/>
        <w:ind w:right="-40"/>
        <w:rPr>
          <w:rFonts w:ascii="Times New Roman" w:hAnsi="Times New Roman" w:cs="Times New Roman"/>
          <w:spacing w:val="-2"/>
        </w:rPr>
      </w:pPr>
    </w:p>
    <w:p w14:paraId="691FB058" w14:textId="77777777" w:rsidR="005E49AC" w:rsidRDefault="005E49AC" w:rsidP="00FD7465">
      <w:pPr>
        <w:pStyle w:val="Default"/>
        <w:widowControl w:val="0"/>
        <w:rPr>
          <w:rFonts w:ascii="Times New Roman" w:hAnsi="Times New Roman" w:cs="Times New Roman"/>
        </w:rPr>
      </w:pPr>
    </w:p>
    <w:p w14:paraId="7FBD0498" w14:textId="77777777" w:rsidR="005E49AC" w:rsidRDefault="005E49AC" w:rsidP="00FD7465">
      <w:pPr>
        <w:pStyle w:val="Default"/>
        <w:widowControl w:val="0"/>
        <w:rPr>
          <w:rFonts w:ascii="Times New Roman" w:hAnsi="Times New Roman" w:cs="Times New Roman"/>
        </w:rPr>
      </w:pPr>
    </w:p>
    <w:p w14:paraId="11663940" w14:textId="77777777" w:rsidR="008C5C14" w:rsidRPr="00F124DF" w:rsidRDefault="008C5C14" w:rsidP="008C5C14">
      <w:pPr>
        <w:rPr>
          <w:b/>
          <w:bCs/>
          <w:u w:val="single"/>
        </w:rPr>
      </w:pPr>
      <w:r>
        <w:rPr>
          <w:rFonts w:eastAsia="Arial Unicode MS"/>
          <w:u w:val="single"/>
        </w:rPr>
        <w:t>C</w:t>
      </w:r>
      <w:r w:rsidRPr="00F124DF">
        <w:rPr>
          <w:rFonts w:eastAsia="Arial Unicode MS"/>
          <w:u w:val="single"/>
        </w:rPr>
        <w:t xml:space="preserve">. </w:t>
      </w:r>
      <w:r w:rsidRPr="008C5C14">
        <w:rPr>
          <w:rFonts w:eastAsia="Arial Unicode MS"/>
          <w:u w:val="single"/>
        </w:rPr>
        <w:t>Expert Examination of Fingermarks and Annotation of Minutiae</w:t>
      </w:r>
    </w:p>
    <w:p w14:paraId="19AF13A9" w14:textId="77777777" w:rsidR="008C5C14" w:rsidRDefault="008C5C14" w:rsidP="008C5C14">
      <w:pPr>
        <w:tabs>
          <w:tab w:val="left" w:pos="720"/>
          <w:tab w:val="left" w:pos="1080"/>
          <w:tab w:val="left" w:pos="1440"/>
          <w:tab w:val="left" w:pos="1800"/>
          <w:tab w:val="left" w:pos="2160"/>
        </w:tabs>
      </w:pPr>
      <w:r w:rsidRPr="001137E5">
        <w:t xml:space="preserve">Images of candidate fingermarks were examined by a highly experienced certified latent print examiner </w:t>
      </w:r>
      <w:r>
        <w:t xml:space="preserve">(PW) and minutiae </w:t>
      </w:r>
      <w:r w:rsidRPr="001137E5">
        <w:t>(ridge characteristics)</w:t>
      </w:r>
      <w:r>
        <w:t xml:space="preserve"> were annotated and documented as shown in Figure 5.</w:t>
      </w:r>
      <w:r w:rsidRPr="001137E5">
        <w:t xml:space="preserve"> Fingermarks were accepted where 4 or more minutiae were present in a clear relationship to one another in the context of the ridge flow. Fingermarks were also graded as either Of Value for Identification (meeting traditional requirements for a fingerprint identification) or No Value (a non-identifiable fingermark, NIFM).</w:t>
      </w:r>
    </w:p>
    <w:p w14:paraId="6C91F1D7" w14:textId="77777777" w:rsidR="008C5C14" w:rsidRDefault="008C5C14" w:rsidP="008C5C14">
      <w:pPr>
        <w:tabs>
          <w:tab w:val="left" w:pos="720"/>
          <w:tab w:val="left" w:pos="1080"/>
          <w:tab w:val="left" w:pos="1440"/>
          <w:tab w:val="left" w:pos="1800"/>
          <w:tab w:val="left" w:pos="2160"/>
        </w:tabs>
      </w:pPr>
    </w:p>
    <w:p w14:paraId="35F7AED5" w14:textId="77777777" w:rsidR="008C5C14" w:rsidRPr="001137E5" w:rsidRDefault="008C5C14" w:rsidP="008C5C14">
      <w:pPr>
        <w:tabs>
          <w:tab w:val="left" w:pos="720"/>
          <w:tab w:val="left" w:pos="1080"/>
          <w:tab w:val="left" w:pos="1440"/>
          <w:tab w:val="left" w:pos="1800"/>
          <w:tab w:val="left" w:pos="2160"/>
        </w:tabs>
      </w:pPr>
    </w:p>
    <w:p w14:paraId="79FAE03E" w14:textId="77777777" w:rsidR="008C5C14" w:rsidRDefault="008C5C14" w:rsidP="008C5C14">
      <w:pPr>
        <w:ind w:right="-40"/>
        <w:rPr>
          <w:sz w:val="20"/>
          <w:szCs w:val="20"/>
        </w:rPr>
      </w:pPr>
    </w:p>
    <w:p w14:paraId="28799393" w14:textId="77777777" w:rsidR="008C5C14" w:rsidRDefault="008C5C14" w:rsidP="008C5C14">
      <w:pPr>
        <w:ind w:right="-40"/>
        <w:rPr>
          <w:sz w:val="20"/>
          <w:szCs w:val="20"/>
        </w:rPr>
      </w:pPr>
    </w:p>
    <w:p w14:paraId="5B1F3B34" w14:textId="77777777" w:rsidR="008C5C14" w:rsidRDefault="008C5C14" w:rsidP="008C5C14">
      <w:pPr>
        <w:ind w:right="-40"/>
        <w:rPr>
          <w:sz w:val="20"/>
          <w:szCs w:val="20"/>
        </w:rPr>
      </w:pPr>
      <w:r>
        <w:rPr>
          <w:noProof/>
          <w:sz w:val="20"/>
          <w:szCs w:val="20"/>
        </w:rPr>
        <mc:AlternateContent>
          <mc:Choice Requires="wpg">
            <w:drawing>
              <wp:anchor distT="0" distB="0" distL="114300" distR="114300" simplePos="0" relativeHeight="251654144" behindDoc="0" locked="0" layoutInCell="1" allowOverlap="1" wp14:anchorId="0FD35B85" wp14:editId="3A6ABD9B">
                <wp:simplePos x="0" y="0"/>
                <wp:positionH relativeFrom="column">
                  <wp:posOffset>989874</wp:posOffset>
                </wp:positionH>
                <wp:positionV relativeFrom="paragraph">
                  <wp:posOffset>35560</wp:posOffset>
                </wp:positionV>
                <wp:extent cx="3976824" cy="2244634"/>
                <wp:effectExtent l="0" t="19050" r="5080" b="3810"/>
                <wp:wrapNone/>
                <wp:docPr id="1194203839" name="Group 14"/>
                <wp:cNvGraphicFramePr/>
                <a:graphic xmlns:a="http://schemas.openxmlformats.org/drawingml/2006/main">
                  <a:graphicData uri="http://schemas.microsoft.com/office/word/2010/wordprocessingGroup">
                    <wpg:wgp>
                      <wpg:cNvGrpSpPr/>
                      <wpg:grpSpPr>
                        <a:xfrm>
                          <a:off x="0" y="0"/>
                          <a:ext cx="3976824" cy="2244634"/>
                          <a:chOff x="0" y="0"/>
                          <a:chExt cx="3976824" cy="2244634"/>
                        </a:xfrm>
                      </wpg:grpSpPr>
                      <wpg:grpSp>
                        <wpg:cNvPr id="873973368" name="Group 13"/>
                        <wpg:cNvGrpSpPr/>
                        <wpg:grpSpPr>
                          <a:xfrm>
                            <a:off x="0" y="0"/>
                            <a:ext cx="3976824" cy="2244634"/>
                            <a:chOff x="0" y="0"/>
                            <a:chExt cx="3976824" cy="2244634"/>
                          </a:xfrm>
                        </wpg:grpSpPr>
                        <pic:pic xmlns:pic="http://schemas.openxmlformats.org/drawingml/2006/picture">
                          <pic:nvPicPr>
                            <pic:cNvPr id="914885780" name="Picture 12" descr="A close-up of a black and red dot&#10;&#10;Description automatically generated"/>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2843349" y="4354"/>
                              <a:ext cx="1133475" cy="2240280"/>
                            </a:xfrm>
                            <a:prstGeom prst="rect">
                              <a:avLst/>
                            </a:prstGeom>
                          </pic:spPr>
                        </pic:pic>
                        <pic:pic xmlns:pic="http://schemas.openxmlformats.org/drawingml/2006/picture">
                          <pic:nvPicPr>
                            <pic:cNvPr id="459197850" name="Picture 11" descr="A blurry image of a tree&#10;&#10;Description automatically generated"/>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1262743" y="0"/>
                              <a:ext cx="1133475" cy="2240280"/>
                            </a:xfrm>
                            <a:prstGeom prst="rect">
                              <a:avLst/>
                            </a:prstGeom>
                          </pic:spPr>
                        </pic:pic>
                        <pic:pic xmlns:pic="http://schemas.openxmlformats.org/drawingml/2006/picture">
                          <pic:nvPicPr>
                            <pic:cNvPr id="531559745" name="Picture 7" descr="A green glass bottle with a green lid&#10;&#10;Description automatically generated"/>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04545" cy="2240280"/>
                            </a:xfrm>
                            <a:prstGeom prst="rect">
                              <a:avLst/>
                            </a:prstGeom>
                          </pic:spPr>
                        </pic:pic>
                      </wpg:grpSp>
                      <wps:wsp>
                        <wps:cNvPr id="2107400565" name="Rectangle 9"/>
                        <wps:cNvSpPr/>
                        <wps:spPr>
                          <a:xfrm>
                            <a:off x="213360" y="1493520"/>
                            <a:ext cx="298450" cy="5778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6536031" name="Straight Connector 10"/>
                        <wps:cNvCnPr/>
                        <wps:spPr>
                          <a:xfrm flipV="1">
                            <a:off x="214993" y="5987"/>
                            <a:ext cx="1047750" cy="148590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610291142" name="Straight Connector 11"/>
                        <wps:cNvCnPr/>
                        <wps:spPr>
                          <a:xfrm>
                            <a:off x="210639" y="2056856"/>
                            <a:ext cx="1047750" cy="17018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9D2EF88" id="Group 14" o:spid="_x0000_s1026" style="position:absolute;margin-left:77.95pt;margin-top:2.8pt;width:313.15pt;height:176.75pt;z-index:251665408" coordsize="39768,22446"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">
                <v:group id="Group 13" o:spid="_x0000_s1027" style="position:absolute;width:39768;height:22446" coordsize="39768,2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8" type="#_x0000_t75" alt="A close-up of a black and red dot&#10;&#10;Description automatically generated" style="position:absolute;left:28433;top:43;width:11335;height:22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">
                    <v:imagedata r:id="rId24" o:title="A close-up of a black and red dot&#10;&#10;Description automatically generated"/>
                  </v:shape>
                  <v:shape id="Picture 11" o:spid="_x0000_s1029" type="#_x0000_t75" alt="A blurry image of a tree&#10;&#10;Description automatically generated" style="position:absolute;left:12627;width:11335;height:22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">
                    <v:imagedata r:id="rId25" o:title="A blurry image of a tree&#10;&#10;Description automatically generated"/>
                  </v:shape>
                  <v:shape id="Picture 7" o:spid="_x0000_s1030" type="#_x0000_t75" alt="A green glass bottle with a green lid&#10;&#10;Description automatically generated" style="position:absolute;width:8045;height:22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">
                    <v:imagedata r:id="rId26" o:title="A green glass bottle with a green lid&#10;&#10;Description automatically generated"/>
                  </v:shape>
                </v:group>
                <v:rect id="Rectangle 9" o:spid="_x0000_s1031" style="position:absolute;left:2133;top:14935;width:2985;height:5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" filled="f" strokecolor="red" strokeweight="1pt"/>
                <v:line id="Straight Connector 10" o:spid="_x0000_s1032" style="position:absolute;flip:y;visibility:visible;mso-wrap-style:square" from="2149,59" to="12627,14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" strokecolor="red" strokeweight="2.25pt">
                  <v:stroke joinstyle="miter"/>
                </v:line>
                <v:line id="Straight Connector 11" o:spid="_x0000_s1033" style="position:absolute;visibility:visible;mso-wrap-style:square" from="2106,20568" to="12583,22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" strokecolor="red" strokeweight="2.25pt">
                  <v:stroke joinstyle="miter"/>
                </v:line>
              </v:group>
            </w:pict>
          </mc:Fallback>
        </mc:AlternateContent>
      </w:r>
    </w:p>
    <w:p w14:paraId="582F1AB2" w14:textId="77777777" w:rsidR="008C5C14" w:rsidRDefault="008C5C14" w:rsidP="008C5C14">
      <w:pPr>
        <w:ind w:right="-40"/>
        <w:rPr>
          <w:sz w:val="20"/>
          <w:szCs w:val="20"/>
        </w:rPr>
      </w:pPr>
    </w:p>
    <w:p w14:paraId="22201295" w14:textId="77777777" w:rsidR="008C5C14" w:rsidRDefault="008C5C14" w:rsidP="008C5C14">
      <w:pPr>
        <w:ind w:right="-40"/>
        <w:rPr>
          <w:sz w:val="20"/>
          <w:szCs w:val="20"/>
        </w:rPr>
      </w:pPr>
    </w:p>
    <w:p w14:paraId="43759188" w14:textId="77777777" w:rsidR="008C5C14" w:rsidRDefault="008C5C14" w:rsidP="008C5C14">
      <w:pPr>
        <w:ind w:right="-40"/>
        <w:rPr>
          <w:sz w:val="20"/>
          <w:szCs w:val="20"/>
        </w:rPr>
      </w:pPr>
    </w:p>
    <w:p w14:paraId="105CD91D" w14:textId="77777777" w:rsidR="008C5C14" w:rsidRDefault="008C5C14" w:rsidP="008C5C14">
      <w:pPr>
        <w:ind w:right="-40"/>
        <w:rPr>
          <w:sz w:val="20"/>
          <w:szCs w:val="20"/>
        </w:rPr>
      </w:pPr>
    </w:p>
    <w:p w14:paraId="5501E4AE" w14:textId="77777777" w:rsidR="008C5C14" w:rsidRDefault="008C5C14" w:rsidP="008C5C14">
      <w:pPr>
        <w:ind w:right="-40"/>
        <w:rPr>
          <w:sz w:val="20"/>
          <w:szCs w:val="20"/>
        </w:rPr>
      </w:pPr>
    </w:p>
    <w:p w14:paraId="44AEDB6D" w14:textId="77777777" w:rsidR="008C5C14" w:rsidRDefault="008C5C14" w:rsidP="008C5C14">
      <w:pPr>
        <w:ind w:right="-40"/>
        <w:rPr>
          <w:sz w:val="20"/>
          <w:szCs w:val="20"/>
        </w:rPr>
      </w:pPr>
    </w:p>
    <w:p w14:paraId="0324B3E0" w14:textId="77777777" w:rsidR="008C5C14" w:rsidRDefault="008C5C14" w:rsidP="008C5C14">
      <w:pPr>
        <w:ind w:right="-40"/>
        <w:rPr>
          <w:sz w:val="20"/>
          <w:szCs w:val="20"/>
        </w:rPr>
      </w:pPr>
    </w:p>
    <w:p w14:paraId="32155298" w14:textId="77777777" w:rsidR="008C5C14" w:rsidRDefault="008C5C14" w:rsidP="008C5C14">
      <w:pPr>
        <w:ind w:right="-40"/>
        <w:rPr>
          <w:sz w:val="20"/>
          <w:szCs w:val="20"/>
        </w:rPr>
      </w:pPr>
    </w:p>
    <w:p w14:paraId="770E703A" w14:textId="77777777" w:rsidR="008C5C14" w:rsidRDefault="008C5C14" w:rsidP="008C5C14">
      <w:pPr>
        <w:ind w:right="-40"/>
        <w:rPr>
          <w:sz w:val="20"/>
          <w:szCs w:val="20"/>
        </w:rPr>
      </w:pPr>
    </w:p>
    <w:p w14:paraId="7FF45E32" w14:textId="77777777" w:rsidR="008C5C14" w:rsidRDefault="008C5C14" w:rsidP="008C5C14">
      <w:pPr>
        <w:ind w:right="-40"/>
        <w:rPr>
          <w:sz w:val="20"/>
          <w:szCs w:val="20"/>
        </w:rPr>
      </w:pPr>
    </w:p>
    <w:p w14:paraId="5CCEB167" w14:textId="77777777" w:rsidR="008C5C14" w:rsidRDefault="008C5C14" w:rsidP="008C5C14">
      <w:pPr>
        <w:ind w:right="-40"/>
        <w:rPr>
          <w:sz w:val="20"/>
          <w:szCs w:val="20"/>
        </w:rPr>
      </w:pPr>
    </w:p>
    <w:p w14:paraId="0078A566" w14:textId="77777777" w:rsidR="008C5C14" w:rsidRDefault="008C5C14" w:rsidP="008C5C14">
      <w:pPr>
        <w:ind w:right="-40"/>
        <w:rPr>
          <w:sz w:val="20"/>
          <w:szCs w:val="20"/>
        </w:rPr>
      </w:pPr>
    </w:p>
    <w:p w14:paraId="2F6DD987" w14:textId="77777777" w:rsidR="008C5C14" w:rsidRDefault="008C5C14" w:rsidP="008C5C14">
      <w:pPr>
        <w:ind w:right="-40"/>
        <w:rPr>
          <w:sz w:val="20"/>
          <w:szCs w:val="20"/>
        </w:rPr>
      </w:pPr>
    </w:p>
    <w:p w14:paraId="243ECE9C" w14:textId="77777777" w:rsidR="008C5C14" w:rsidRDefault="008C5C14" w:rsidP="008C5C14">
      <w:pPr>
        <w:ind w:right="-40"/>
        <w:rPr>
          <w:sz w:val="20"/>
          <w:szCs w:val="20"/>
        </w:rPr>
      </w:pPr>
    </w:p>
    <w:p w14:paraId="18890F5A" w14:textId="77777777" w:rsidR="008C5C14" w:rsidRDefault="008C5C14" w:rsidP="008C5C14">
      <w:pPr>
        <w:ind w:right="-40"/>
        <w:rPr>
          <w:sz w:val="20"/>
          <w:szCs w:val="20"/>
        </w:rPr>
      </w:pPr>
    </w:p>
    <w:p w14:paraId="5D1EB544" w14:textId="77777777" w:rsidR="008C5C14" w:rsidRDefault="008C5C14" w:rsidP="008C5C14">
      <w:pPr>
        <w:ind w:right="-40"/>
        <w:rPr>
          <w:sz w:val="20"/>
          <w:szCs w:val="20"/>
        </w:rPr>
      </w:pPr>
    </w:p>
    <w:p w14:paraId="7E1CD16C" w14:textId="77777777" w:rsidR="008C5C14" w:rsidRDefault="008C5C14" w:rsidP="008C5C14">
      <w:pPr>
        <w:ind w:right="-40"/>
      </w:pPr>
      <w:r>
        <w:rPr>
          <w:sz w:val="20"/>
          <w:szCs w:val="20"/>
        </w:rPr>
        <w:t>Figure 5. Photograph of an ammunition cartridge after CA and BY-40 processing (left) and candidate NIFM (center). To the right is the corresponding annotated fingermark after image processing to enhance contrast and expert examination to determine the number and positions of the minutiae (ridge characteristics). This is a NIFM showing 6 minutiae.</w:t>
      </w:r>
    </w:p>
    <w:p w14:paraId="329B0B0E" w14:textId="77777777" w:rsidR="008C5C14" w:rsidRDefault="008C5C14" w:rsidP="008C5C14">
      <w:pPr>
        <w:tabs>
          <w:tab w:val="left" w:pos="720"/>
          <w:tab w:val="left" w:pos="1080"/>
          <w:tab w:val="left" w:pos="1440"/>
          <w:tab w:val="left" w:pos="1800"/>
          <w:tab w:val="left" w:pos="2160"/>
        </w:tabs>
      </w:pPr>
    </w:p>
    <w:p w14:paraId="0103E471" w14:textId="77777777" w:rsidR="005A31C1" w:rsidRDefault="0051688E" w:rsidP="00BD0560">
      <w:pPr>
        <w:rPr>
          <w:ins w:id="5" w:author="Cuellar, Maria" w:date="2026-05-21T12:19:00Z" w16du:dateUtc="2026-05-21T16:19:00Z"/>
          <w:u w:val="single"/>
        </w:rPr>
      </w:pPr>
      <w:del w:id="6" w:author="Cuellar, Maria" w:date="2026-05-21T12:19:00Z" w16du:dateUtc="2026-05-21T16:19:00Z">
        <w:r w:rsidDel="0084528A">
          <w:rPr>
            <w:u w:val="single"/>
          </w:rPr>
          <w:delText xml:space="preserve">D. </w:delText>
        </w:r>
        <w:r w:rsidR="005A31C1" w:rsidRPr="00966DB3" w:rsidDel="0084528A">
          <w:rPr>
            <w:u w:val="single"/>
          </w:rPr>
          <w:delText>Measurements of Associative Value</w:delText>
        </w:r>
      </w:del>
    </w:p>
    <w:p w14:paraId="0D5F7A0D" w14:textId="77777777" w:rsidR="0084528A" w:rsidRDefault="0084528A" w:rsidP="00BD0560">
      <w:pPr>
        <w:rPr>
          <w:ins w:id="7" w:author="Cuellar, Maria" w:date="2026-05-21T12:19:00Z" w16du:dateUtc="2026-05-21T16:19:00Z"/>
          <w:u w:val="single"/>
        </w:rPr>
      </w:pPr>
    </w:p>
    <w:p w14:paraId="22DA04A4" w14:textId="77777777" w:rsidR="0084528A" w:rsidRDefault="0084528A" w:rsidP="00BD0560">
      <w:pPr>
        <w:rPr>
          <w:ins w:id="8" w:author="Cuellar, Maria" w:date="2026-05-21T12:19:00Z" w16du:dateUtc="2026-05-21T16:19:00Z"/>
          <w:u w:val="single"/>
        </w:rPr>
      </w:pPr>
      <w:ins w:id="9" w:author="Cuellar, Maria" w:date="2026-05-21T12:19:00Z" w16du:dateUtc="2026-05-21T16:19:00Z">
        <w:r>
          <w:rPr>
            <w:u w:val="single"/>
          </w:rPr>
          <w:t>E. Statistical Analysis</w:t>
        </w:r>
      </w:ins>
    </w:p>
    <w:p w14:paraId="20F0C43C" w14:textId="77777777" w:rsidR="0084528A" w:rsidRDefault="0084528A" w:rsidP="00BD0560">
      <w:pPr>
        <w:rPr>
          <w:ins w:id="10" w:author="Cuellar, Maria" w:date="2026-05-21T12:19:00Z" w16du:dateUtc="2026-05-21T16:19:00Z"/>
          <w:u w:val="single"/>
        </w:rPr>
      </w:pPr>
      <w:ins w:id="11" w:author="Cuellar, Maria" w:date="2026-05-21T12:19:00Z" w16du:dateUtc="2026-05-21T16:19:00Z">
        <w:r>
          <w:rPr>
            <w:u w:val="single"/>
          </w:rPr>
          <w:t>Statistical analyses focused principally on cartridge-level yield. For Figures 10 and 11, the number of tested cartridges was taken from LOADS and MARKS was reduced to unique load-cartridge pairs indicating whether a cartridge contained at least one observed fingermark, at least one identifiable fingermark, or at least one NIFM. Let Y_g denote the number of cartridges in handgun category g yielding at least one NIFM out of n_g tested cartridges. Category-specific occurrence rates were formalized using the grouped binomial model Y_g ~ Binomial(n_g, p_g), with logit(p_g) = alpha_g. Exact 95% confidence intervals were used to quantify uncertainty for reported proportions. The comparison between identifiable fingermarks alone and the combined yield obtained when NIFMs were included was summarized at the cartridge level, and uncertainty for the resulting absolute and relative gains was estimated by load-clustered bootstrap resampling. For analyses of associative value, ESLR and Log10 ESLR summaries were reported for observed marks, with interpretations conditioned on the marks being observed.</w:t>
        </w:r>
      </w:ins>
    </w:p>
    <w:p w14:paraId="4FA4F9EA" w14:textId="77777777" w:rsidR="0084528A" w:rsidRDefault="0084528A" w:rsidP="00BD0560">
      <w:pPr>
        <w:rPr>
          <w:ins w:id="12" w:author="Cuellar, Maria" w:date="2026-05-21T12:19:00Z" w16du:dateUtc="2026-05-21T16:19:00Z"/>
          <w:u w:val="single"/>
        </w:rPr>
      </w:pPr>
    </w:p>
    <w:p w14:paraId="07146C7A" w14:textId="77777777" w:rsidR="0084528A" w:rsidRPr="00966DB3" w:rsidRDefault="0084528A" w:rsidP="00BD0560">
      <w:pPr>
        <w:rPr>
          <w:u w:val="single"/>
        </w:rPr>
      </w:pPr>
    </w:p>
    <w:p w14:paraId="359233C0" w14:textId="77777777" w:rsidR="006737DA" w:rsidRDefault="006737DA" w:rsidP="006737DA">
      <w:r w:rsidRPr="000E0E03">
        <w:lastRenderedPageBreak/>
        <w:t>The associative values of the fingermarks were determined based on their annotated minutiae, using a well-established method</w:t>
      </w:r>
      <w:r>
        <w:t xml:space="preserve">, fully described in </w:t>
      </w:r>
      <w:r w:rsidRPr="000E0E03">
        <w:t>[</w:t>
      </w:r>
      <w:r w:rsidR="00072542">
        <w:t>8</w:t>
      </w:r>
      <w:r w:rsidRPr="000E0E03">
        <w:t>]</w:t>
      </w:r>
      <w:r>
        <w:t>,</w:t>
      </w:r>
      <w:r w:rsidRPr="000E0E03">
        <w:t xml:space="preserve"> that compares random non-matching scores from a large fingerprint database with a range of scores obtained from the true source. The result is an “Expected Score-Based Likelihood Ratio” or ESLR, derived from the modeling of within-variability (true source) and between-variability (different sources) of scores resulting when an automated fingerprint identification system (AFIS) measures the similarity between two fingermarks. The ESLR provides a measure of strength of association. For example, an ESLR of 1000 shows the same strength of association as a feature that would occur randomly at a rate of one time in a thousand.</w:t>
      </w:r>
    </w:p>
    <w:p w14:paraId="44D825C4" w14:textId="77777777" w:rsidR="005A31C1" w:rsidRPr="006737DA" w:rsidRDefault="005A31C1" w:rsidP="00966DB3">
      <w:pPr>
        <w:widowControl w:val="0"/>
        <w:autoSpaceDE w:val="0"/>
        <w:autoSpaceDN w:val="0"/>
        <w:adjustRightInd w:val="0"/>
        <w:rPr>
          <w:iCs/>
        </w:rPr>
      </w:pPr>
    </w:p>
    <w:p w14:paraId="332DA1F3" w14:textId="77777777" w:rsidR="0051688E" w:rsidRDefault="0051688E">
      <w:pPr>
        <w:spacing w:after="160" w:line="259" w:lineRule="auto"/>
        <w:rPr>
          <w:b/>
          <w:bCs/>
        </w:rPr>
      </w:pPr>
      <w:r>
        <w:rPr>
          <w:b/>
          <w:bCs/>
        </w:rPr>
        <w:br w:type="page"/>
      </w:r>
    </w:p>
    <w:p w14:paraId="78AAC7A2" w14:textId="77777777" w:rsidR="005A31C1" w:rsidRDefault="005A31C1" w:rsidP="00664A28">
      <w:pPr>
        <w:spacing w:after="160" w:line="259" w:lineRule="auto"/>
      </w:pPr>
      <w:r>
        <w:rPr>
          <w:b/>
          <w:bCs/>
        </w:rPr>
        <w:lastRenderedPageBreak/>
        <w:t>III. Results</w:t>
      </w:r>
      <w:r>
        <w:t xml:space="preserve"> </w:t>
      </w:r>
    </w:p>
    <w:p w14:paraId="4AB98252" w14:textId="77777777" w:rsidR="006737DA" w:rsidRPr="006737DA" w:rsidRDefault="006737DA" w:rsidP="009443AF">
      <w:pPr>
        <w:rPr>
          <w:u w:val="single"/>
        </w:rPr>
      </w:pPr>
      <w:r w:rsidRPr="006737DA">
        <w:rPr>
          <w:u w:val="single"/>
        </w:rPr>
        <w:t>A. Ammunition Collection</w:t>
      </w:r>
    </w:p>
    <w:p w14:paraId="49C94FFE" w14:textId="77777777" w:rsidR="009443AF" w:rsidRPr="00A0540C" w:rsidRDefault="009443AF" w:rsidP="009443AF">
      <w:r w:rsidRPr="00A0540C">
        <w:t xml:space="preserve">1263 ammunition </w:t>
      </w:r>
      <w:r>
        <w:t xml:space="preserve">cartridges </w:t>
      </w:r>
      <w:r w:rsidRPr="00A0540C">
        <w:t xml:space="preserve">were collected from 164 handguns. Table 1 shows the distribution of these by type of handgun (semi-automatic vs revolver) and caliber class. The four caliber classes used were 22 (.22LR); 32 (.32 ACP); 38 (including .38 Special, .357 Magnum, .380 ACP and 9mm); and 45 (including .45 ACP, .45 Colt, .44 Magnum and .40 S&amp;W). </w:t>
      </w:r>
    </w:p>
    <w:p w14:paraId="4B0E92B2" w14:textId="77777777" w:rsidR="009443AF" w:rsidRPr="00A0540C" w:rsidRDefault="009443AF" w:rsidP="009443AF"/>
    <w:p w14:paraId="091EA530" w14:textId="77777777" w:rsidR="009443AF" w:rsidRPr="0051688E" w:rsidRDefault="009443AF" w:rsidP="009443AF">
      <w:pPr>
        <w:pStyle w:val="BodyText"/>
        <w:spacing w:before="1"/>
        <w:jc w:val="center"/>
        <w:rPr>
          <w:rFonts w:ascii="Times New Roman" w:hAnsi="Times New Roman" w:cs="Times New Roman"/>
        </w:rPr>
      </w:pPr>
      <w:r w:rsidRPr="0051688E">
        <w:rPr>
          <w:rFonts w:ascii="Times New Roman" w:hAnsi="Times New Roman" w:cs="Times New Roman"/>
        </w:rPr>
        <w:t>Table</w:t>
      </w:r>
      <w:r w:rsidRPr="0051688E">
        <w:rPr>
          <w:rFonts w:ascii="Times New Roman" w:hAnsi="Times New Roman" w:cs="Times New Roman"/>
          <w:spacing w:val="-2"/>
        </w:rPr>
        <w:t xml:space="preserve"> </w:t>
      </w:r>
      <w:r w:rsidRPr="0051688E">
        <w:rPr>
          <w:rFonts w:ascii="Times New Roman" w:hAnsi="Times New Roman" w:cs="Times New Roman"/>
        </w:rPr>
        <w:t>1.</w:t>
      </w:r>
      <w:r w:rsidRPr="0051688E">
        <w:rPr>
          <w:rFonts w:ascii="Times New Roman" w:hAnsi="Times New Roman" w:cs="Times New Roman"/>
          <w:spacing w:val="-3"/>
        </w:rPr>
        <w:t xml:space="preserve"> </w:t>
      </w:r>
      <w:r w:rsidRPr="0051688E">
        <w:rPr>
          <w:rFonts w:ascii="Times New Roman" w:hAnsi="Times New Roman" w:cs="Times New Roman"/>
        </w:rPr>
        <w:t>Ammunition</w:t>
      </w:r>
      <w:r w:rsidRPr="0051688E">
        <w:rPr>
          <w:rFonts w:ascii="Times New Roman" w:hAnsi="Times New Roman" w:cs="Times New Roman"/>
          <w:spacing w:val="1"/>
        </w:rPr>
        <w:t xml:space="preserve"> Cartridges </w:t>
      </w:r>
      <w:r w:rsidRPr="0051688E">
        <w:rPr>
          <w:rFonts w:ascii="Times New Roman" w:hAnsi="Times New Roman" w:cs="Times New Roman"/>
        </w:rPr>
        <w:t>Collected</w:t>
      </w:r>
    </w:p>
    <w:tbl>
      <w:tblPr>
        <w:tblW w:w="5225" w:type="dxa"/>
        <w:tblInd w:w="2155" w:type="dxa"/>
        <w:tblLook w:val="04A0" w:firstRow="1" w:lastRow="0" w:firstColumn="1" w:lastColumn="0" w:noHBand="0" w:noVBand="1"/>
      </w:tblPr>
      <w:tblGrid>
        <w:gridCol w:w="1525"/>
        <w:gridCol w:w="1240"/>
        <w:gridCol w:w="1240"/>
        <w:gridCol w:w="1220"/>
      </w:tblGrid>
      <w:tr w:rsidR="009443AF" w:rsidRPr="00A751A2" w14:paraId="35FB0480" w14:textId="77777777" w:rsidTr="009841FB">
        <w:trPr>
          <w:trHeight w:val="576"/>
        </w:trPr>
        <w:tc>
          <w:tcPr>
            <w:tcW w:w="1525" w:type="dxa"/>
            <w:tcBorders>
              <w:top w:val="single" w:sz="4" w:space="0" w:color="auto"/>
              <w:left w:val="single" w:sz="4" w:space="0" w:color="auto"/>
              <w:bottom w:val="single" w:sz="4" w:space="0" w:color="auto"/>
              <w:right w:val="single" w:sz="4" w:space="0" w:color="auto"/>
            </w:tcBorders>
            <w:noWrap/>
            <w:vAlign w:val="center"/>
            <w:hideMark/>
          </w:tcPr>
          <w:p w14:paraId="77B3D2D7"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Caliber Class</w:t>
            </w:r>
          </w:p>
        </w:tc>
        <w:tc>
          <w:tcPr>
            <w:tcW w:w="1240" w:type="dxa"/>
            <w:tcBorders>
              <w:top w:val="single" w:sz="4" w:space="0" w:color="auto"/>
              <w:left w:val="nil"/>
              <w:bottom w:val="single" w:sz="4" w:space="0" w:color="auto"/>
              <w:right w:val="single" w:sz="4" w:space="0" w:color="auto"/>
            </w:tcBorders>
            <w:noWrap/>
            <w:vAlign w:val="center"/>
            <w:hideMark/>
          </w:tcPr>
          <w:p w14:paraId="48AC68FB"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Revolver</w:t>
            </w:r>
          </w:p>
        </w:tc>
        <w:tc>
          <w:tcPr>
            <w:tcW w:w="1240" w:type="dxa"/>
            <w:tcBorders>
              <w:top w:val="single" w:sz="4" w:space="0" w:color="auto"/>
              <w:left w:val="nil"/>
              <w:bottom w:val="single" w:sz="4" w:space="0" w:color="auto"/>
              <w:right w:val="single" w:sz="4" w:space="0" w:color="auto"/>
            </w:tcBorders>
            <w:vAlign w:val="center"/>
            <w:hideMark/>
          </w:tcPr>
          <w:p w14:paraId="19444E29"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Semi-</w:t>
            </w:r>
            <w:r w:rsidRPr="00A751A2">
              <w:rPr>
                <w:rFonts w:ascii="Calibri" w:hAnsi="Calibri" w:cs="Calibri"/>
                <w:color w:val="000000"/>
              </w:rPr>
              <w:br/>
              <w:t>Automatic</w:t>
            </w:r>
          </w:p>
        </w:tc>
        <w:tc>
          <w:tcPr>
            <w:tcW w:w="1220" w:type="dxa"/>
            <w:tcBorders>
              <w:top w:val="single" w:sz="4" w:space="0" w:color="auto"/>
              <w:left w:val="nil"/>
              <w:bottom w:val="single" w:sz="4" w:space="0" w:color="auto"/>
              <w:right w:val="single" w:sz="4" w:space="0" w:color="auto"/>
            </w:tcBorders>
            <w:vAlign w:val="center"/>
            <w:hideMark/>
          </w:tcPr>
          <w:p w14:paraId="6C7740BA"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Totals by Caliber Class</w:t>
            </w:r>
          </w:p>
        </w:tc>
      </w:tr>
      <w:tr w:rsidR="009443AF" w:rsidRPr="00A751A2" w14:paraId="35FB7CBC" w14:textId="77777777" w:rsidTr="009841FB">
        <w:trPr>
          <w:trHeight w:val="288"/>
        </w:trPr>
        <w:tc>
          <w:tcPr>
            <w:tcW w:w="1525" w:type="dxa"/>
            <w:tcBorders>
              <w:top w:val="nil"/>
              <w:left w:val="single" w:sz="4" w:space="0" w:color="auto"/>
              <w:bottom w:val="single" w:sz="4" w:space="0" w:color="auto"/>
              <w:right w:val="single" w:sz="4" w:space="0" w:color="auto"/>
            </w:tcBorders>
            <w:noWrap/>
            <w:vAlign w:val="bottom"/>
            <w:hideMark/>
          </w:tcPr>
          <w:p w14:paraId="79E86FBF"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22</w:t>
            </w:r>
          </w:p>
        </w:tc>
        <w:tc>
          <w:tcPr>
            <w:tcW w:w="1240" w:type="dxa"/>
            <w:tcBorders>
              <w:top w:val="nil"/>
              <w:left w:val="nil"/>
              <w:bottom w:val="single" w:sz="4" w:space="0" w:color="auto"/>
              <w:right w:val="single" w:sz="4" w:space="0" w:color="auto"/>
            </w:tcBorders>
            <w:noWrap/>
            <w:vAlign w:val="bottom"/>
            <w:hideMark/>
          </w:tcPr>
          <w:p w14:paraId="6513FD01"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225</w:t>
            </w:r>
          </w:p>
        </w:tc>
        <w:tc>
          <w:tcPr>
            <w:tcW w:w="1240" w:type="dxa"/>
            <w:tcBorders>
              <w:top w:val="nil"/>
              <w:left w:val="nil"/>
              <w:bottom w:val="single" w:sz="4" w:space="0" w:color="auto"/>
              <w:right w:val="single" w:sz="4" w:space="0" w:color="auto"/>
            </w:tcBorders>
            <w:noWrap/>
            <w:vAlign w:val="bottom"/>
            <w:hideMark/>
          </w:tcPr>
          <w:p w14:paraId="4ADDEA8D"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198</w:t>
            </w:r>
          </w:p>
        </w:tc>
        <w:tc>
          <w:tcPr>
            <w:tcW w:w="1220" w:type="dxa"/>
            <w:tcBorders>
              <w:top w:val="nil"/>
              <w:left w:val="nil"/>
              <w:bottom w:val="single" w:sz="4" w:space="0" w:color="auto"/>
              <w:right w:val="single" w:sz="4" w:space="0" w:color="auto"/>
            </w:tcBorders>
            <w:noWrap/>
            <w:vAlign w:val="bottom"/>
            <w:hideMark/>
          </w:tcPr>
          <w:p w14:paraId="3E7BFF3C"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423</w:t>
            </w:r>
          </w:p>
        </w:tc>
      </w:tr>
      <w:tr w:rsidR="009443AF" w:rsidRPr="00A751A2" w14:paraId="2E35835D" w14:textId="77777777" w:rsidTr="009841FB">
        <w:trPr>
          <w:trHeight w:val="288"/>
        </w:trPr>
        <w:tc>
          <w:tcPr>
            <w:tcW w:w="1525" w:type="dxa"/>
            <w:tcBorders>
              <w:top w:val="nil"/>
              <w:left w:val="single" w:sz="4" w:space="0" w:color="auto"/>
              <w:bottom w:val="single" w:sz="4" w:space="0" w:color="auto"/>
              <w:right w:val="single" w:sz="4" w:space="0" w:color="auto"/>
            </w:tcBorders>
            <w:noWrap/>
            <w:vAlign w:val="bottom"/>
            <w:hideMark/>
          </w:tcPr>
          <w:p w14:paraId="0BED0D45"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32</w:t>
            </w:r>
          </w:p>
        </w:tc>
        <w:tc>
          <w:tcPr>
            <w:tcW w:w="1240" w:type="dxa"/>
            <w:tcBorders>
              <w:top w:val="nil"/>
              <w:left w:val="nil"/>
              <w:bottom w:val="single" w:sz="4" w:space="0" w:color="auto"/>
              <w:right w:val="single" w:sz="4" w:space="0" w:color="auto"/>
            </w:tcBorders>
            <w:noWrap/>
            <w:vAlign w:val="bottom"/>
            <w:hideMark/>
          </w:tcPr>
          <w:p w14:paraId="2022C2CC"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0</w:t>
            </w:r>
            <w:r w:rsidRPr="00A751A2">
              <w:rPr>
                <w:rFonts w:ascii="Calibri" w:hAnsi="Calibri" w:cs="Calibri"/>
                <w:color w:val="000000"/>
                <w:vertAlign w:val="superscript"/>
              </w:rPr>
              <w:t>3</w:t>
            </w:r>
          </w:p>
        </w:tc>
        <w:tc>
          <w:tcPr>
            <w:tcW w:w="1240" w:type="dxa"/>
            <w:tcBorders>
              <w:top w:val="nil"/>
              <w:left w:val="nil"/>
              <w:bottom w:val="single" w:sz="4" w:space="0" w:color="auto"/>
              <w:right w:val="single" w:sz="4" w:space="0" w:color="auto"/>
            </w:tcBorders>
            <w:noWrap/>
            <w:vAlign w:val="bottom"/>
            <w:hideMark/>
          </w:tcPr>
          <w:p w14:paraId="7097BE75"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105</w:t>
            </w:r>
          </w:p>
        </w:tc>
        <w:tc>
          <w:tcPr>
            <w:tcW w:w="1220" w:type="dxa"/>
            <w:tcBorders>
              <w:top w:val="nil"/>
              <w:left w:val="nil"/>
              <w:bottom w:val="single" w:sz="4" w:space="0" w:color="auto"/>
              <w:right w:val="single" w:sz="4" w:space="0" w:color="auto"/>
            </w:tcBorders>
            <w:noWrap/>
            <w:vAlign w:val="bottom"/>
            <w:hideMark/>
          </w:tcPr>
          <w:p w14:paraId="0872911C"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105</w:t>
            </w:r>
          </w:p>
        </w:tc>
      </w:tr>
      <w:tr w:rsidR="009443AF" w:rsidRPr="00A751A2" w14:paraId="1DFD4FC6" w14:textId="77777777" w:rsidTr="009841FB">
        <w:trPr>
          <w:trHeight w:val="288"/>
        </w:trPr>
        <w:tc>
          <w:tcPr>
            <w:tcW w:w="1525" w:type="dxa"/>
            <w:tcBorders>
              <w:top w:val="nil"/>
              <w:left w:val="single" w:sz="4" w:space="0" w:color="auto"/>
              <w:bottom w:val="single" w:sz="4" w:space="0" w:color="auto"/>
              <w:right w:val="single" w:sz="4" w:space="0" w:color="auto"/>
            </w:tcBorders>
            <w:noWrap/>
            <w:vAlign w:val="bottom"/>
            <w:hideMark/>
          </w:tcPr>
          <w:p w14:paraId="55FD565C"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38</w:t>
            </w:r>
            <w:r w:rsidRPr="00A751A2">
              <w:rPr>
                <w:rFonts w:ascii="Calibri" w:hAnsi="Calibri" w:cs="Calibri"/>
                <w:color w:val="000000"/>
                <w:vertAlign w:val="superscript"/>
              </w:rPr>
              <w:t>1</w:t>
            </w:r>
          </w:p>
        </w:tc>
        <w:tc>
          <w:tcPr>
            <w:tcW w:w="1240" w:type="dxa"/>
            <w:tcBorders>
              <w:top w:val="nil"/>
              <w:left w:val="nil"/>
              <w:bottom w:val="single" w:sz="4" w:space="0" w:color="auto"/>
              <w:right w:val="single" w:sz="4" w:space="0" w:color="auto"/>
            </w:tcBorders>
            <w:noWrap/>
            <w:vAlign w:val="bottom"/>
            <w:hideMark/>
          </w:tcPr>
          <w:p w14:paraId="72E6DD83"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107</w:t>
            </w:r>
          </w:p>
        </w:tc>
        <w:tc>
          <w:tcPr>
            <w:tcW w:w="1240" w:type="dxa"/>
            <w:tcBorders>
              <w:top w:val="nil"/>
              <w:left w:val="nil"/>
              <w:bottom w:val="single" w:sz="4" w:space="0" w:color="auto"/>
              <w:right w:val="single" w:sz="4" w:space="0" w:color="auto"/>
            </w:tcBorders>
            <w:noWrap/>
            <w:vAlign w:val="bottom"/>
            <w:hideMark/>
          </w:tcPr>
          <w:p w14:paraId="1DCCDF7B"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348</w:t>
            </w:r>
          </w:p>
        </w:tc>
        <w:tc>
          <w:tcPr>
            <w:tcW w:w="1220" w:type="dxa"/>
            <w:tcBorders>
              <w:top w:val="nil"/>
              <w:left w:val="nil"/>
              <w:bottom w:val="single" w:sz="4" w:space="0" w:color="auto"/>
              <w:right w:val="single" w:sz="4" w:space="0" w:color="auto"/>
            </w:tcBorders>
            <w:noWrap/>
            <w:vAlign w:val="bottom"/>
            <w:hideMark/>
          </w:tcPr>
          <w:p w14:paraId="57A632F2"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455</w:t>
            </w:r>
          </w:p>
        </w:tc>
      </w:tr>
      <w:tr w:rsidR="009443AF" w:rsidRPr="00A751A2" w14:paraId="2A7515AC" w14:textId="77777777" w:rsidTr="009841FB">
        <w:trPr>
          <w:trHeight w:val="288"/>
        </w:trPr>
        <w:tc>
          <w:tcPr>
            <w:tcW w:w="1525" w:type="dxa"/>
            <w:tcBorders>
              <w:top w:val="nil"/>
              <w:left w:val="single" w:sz="4" w:space="0" w:color="auto"/>
              <w:bottom w:val="single" w:sz="4" w:space="0" w:color="auto"/>
              <w:right w:val="single" w:sz="4" w:space="0" w:color="auto"/>
            </w:tcBorders>
            <w:noWrap/>
            <w:vAlign w:val="bottom"/>
            <w:hideMark/>
          </w:tcPr>
          <w:p w14:paraId="19EA1AF3"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45</w:t>
            </w:r>
            <w:r w:rsidRPr="00A751A2">
              <w:rPr>
                <w:rFonts w:ascii="Calibri" w:hAnsi="Calibri" w:cs="Calibri"/>
                <w:color w:val="000000"/>
                <w:vertAlign w:val="superscript"/>
              </w:rPr>
              <w:t>2</w:t>
            </w:r>
          </w:p>
        </w:tc>
        <w:tc>
          <w:tcPr>
            <w:tcW w:w="1240" w:type="dxa"/>
            <w:tcBorders>
              <w:top w:val="nil"/>
              <w:left w:val="nil"/>
              <w:bottom w:val="single" w:sz="4" w:space="0" w:color="auto"/>
              <w:right w:val="single" w:sz="4" w:space="0" w:color="auto"/>
            </w:tcBorders>
            <w:noWrap/>
            <w:vAlign w:val="bottom"/>
            <w:hideMark/>
          </w:tcPr>
          <w:p w14:paraId="4518A2B6"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102</w:t>
            </w:r>
          </w:p>
        </w:tc>
        <w:tc>
          <w:tcPr>
            <w:tcW w:w="1240" w:type="dxa"/>
            <w:tcBorders>
              <w:top w:val="nil"/>
              <w:left w:val="nil"/>
              <w:bottom w:val="single" w:sz="4" w:space="0" w:color="auto"/>
              <w:right w:val="single" w:sz="4" w:space="0" w:color="auto"/>
            </w:tcBorders>
            <w:noWrap/>
            <w:vAlign w:val="bottom"/>
            <w:hideMark/>
          </w:tcPr>
          <w:p w14:paraId="5D26F010"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178</w:t>
            </w:r>
          </w:p>
        </w:tc>
        <w:tc>
          <w:tcPr>
            <w:tcW w:w="1220" w:type="dxa"/>
            <w:tcBorders>
              <w:top w:val="nil"/>
              <w:left w:val="nil"/>
              <w:bottom w:val="single" w:sz="4" w:space="0" w:color="auto"/>
              <w:right w:val="single" w:sz="4" w:space="0" w:color="auto"/>
            </w:tcBorders>
            <w:noWrap/>
            <w:vAlign w:val="bottom"/>
            <w:hideMark/>
          </w:tcPr>
          <w:p w14:paraId="39D48EBF"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280</w:t>
            </w:r>
          </w:p>
        </w:tc>
      </w:tr>
      <w:tr w:rsidR="009443AF" w:rsidRPr="00A751A2" w14:paraId="08B01FBC" w14:textId="77777777" w:rsidTr="009841FB">
        <w:trPr>
          <w:trHeight w:val="612"/>
        </w:trPr>
        <w:tc>
          <w:tcPr>
            <w:tcW w:w="1525" w:type="dxa"/>
            <w:tcBorders>
              <w:top w:val="nil"/>
              <w:left w:val="single" w:sz="4" w:space="0" w:color="auto"/>
              <w:bottom w:val="single" w:sz="4" w:space="0" w:color="auto"/>
              <w:right w:val="single" w:sz="4" w:space="0" w:color="auto"/>
            </w:tcBorders>
            <w:vAlign w:val="bottom"/>
            <w:hideMark/>
          </w:tcPr>
          <w:p w14:paraId="68CD2A9E"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Totals by Handgun Type</w:t>
            </w:r>
          </w:p>
        </w:tc>
        <w:tc>
          <w:tcPr>
            <w:tcW w:w="1240" w:type="dxa"/>
            <w:tcBorders>
              <w:top w:val="nil"/>
              <w:left w:val="nil"/>
              <w:bottom w:val="single" w:sz="4" w:space="0" w:color="auto"/>
              <w:right w:val="single" w:sz="4" w:space="0" w:color="auto"/>
            </w:tcBorders>
            <w:noWrap/>
            <w:vAlign w:val="center"/>
            <w:hideMark/>
          </w:tcPr>
          <w:p w14:paraId="21E8E603"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434</w:t>
            </w:r>
          </w:p>
        </w:tc>
        <w:tc>
          <w:tcPr>
            <w:tcW w:w="1240" w:type="dxa"/>
            <w:tcBorders>
              <w:top w:val="nil"/>
              <w:left w:val="nil"/>
              <w:bottom w:val="single" w:sz="4" w:space="0" w:color="auto"/>
              <w:right w:val="single" w:sz="4" w:space="0" w:color="auto"/>
            </w:tcBorders>
            <w:noWrap/>
            <w:vAlign w:val="center"/>
            <w:hideMark/>
          </w:tcPr>
          <w:p w14:paraId="7ECCC92B"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829</w:t>
            </w:r>
          </w:p>
        </w:tc>
        <w:tc>
          <w:tcPr>
            <w:tcW w:w="1220" w:type="dxa"/>
            <w:tcBorders>
              <w:top w:val="nil"/>
              <w:left w:val="nil"/>
              <w:bottom w:val="single" w:sz="4" w:space="0" w:color="auto"/>
              <w:right w:val="single" w:sz="4" w:space="0" w:color="auto"/>
            </w:tcBorders>
            <w:noWrap/>
            <w:vAlign w:val="center"/>
            <w:hideMark/>
          </w:tcPr>
          <w:p w14:paraId="114E6CC9"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1263</w:t>
            </w:r>
          </w:p>
        </w:tc>
      </w:tr>
    </w:tbl>
    <w:p w14:paraId="67BE1210" w14:textId="77777777" w:rsidR="009443AF" w:rsidRPr="006D51FE" w:rsidRDefault="009443AF" w:rsidP="009443AF">
      <w:pPr>
        <w:pStyle w:val="BodyText"/>
        <w:spacing w:before="1"/>
        <w:rPr>
          <w:i/>
          <w:sz w:val="16"/>
          <w:szCs w:val="16"/>
        </w:rPr>
      </w:pPr>
    </w:p>
    <w:tbl>
      <w:tblPr>
        <w:tblpPr w:leftFromText="180" w:rightFromText="180" w:vertAnchor="text" w:horzAnchor="margin" w:tblpXSpec="right" w:tblpY="-17"/>
        <w:tblW w:w="7539" w:type="dxa"/>
        <w:tblLook w:val="04A0" w:firstRow="1" w:lastRow="0" w:firstColumn="1" w:lastColumn="0" w:noHBand="0" w:noVBand="1"/>
      </w:tblPr>
      <w:tblGrid>
        <w:gridCol w:w="7539"/>
      </w:tblGrid>
      <w:tr w:rsidR="009443AF" w:rsidRPr="00537CF8" w14:paraId="6A2DCAB7" w14:textId="77777777" w:rsidTr="009841FB">
        <w:trPr>
          <w:trHeight w:hRule="exact" w:val="216"/>
        </w:trPr>
        <w:tc>
          <w:tcPr>
            <w:tcW w:w="7539" w:type="dxa"/>
            <w:tcBorders>
              <w:top w:val="nil"/>
              <w:left w:val="nil"/>
              <w:bottom w:val="nil"/>
              <w:right w:val="nil"/>
            </w:tcBorders>
            <w:noWrap/>
            <w:hideMark/>
          </w:tcPr>
          <w:p w14:paraId="01C7D472" w14:textId="77777777" w:rsidR="009443AF" w:rsidRPr="00537CF8" w:rsidRDefault="009443AF" w:rsidP="009841FB">
            <w:pPr>
              <w:ind w:left="-286"/>
              <w:rPr>
                <w:rFonts w:ascii="Calibri" w:hAnsi="Calibri" w:cs="Calibri"/>
                <w:color w:val="000000"/>
                <w:sz w:val="18"/>
                <w:szCs w:val="18"/>
              </w:rPr>
            </w:pPr>
            <w:r>
              <w:rPr>
                <w:rFonts w:ascii="Calibri" w:hAnsi="Calibri" w:cs="Calibri"/>
                <w:color w:val="000000"/>
                <w:sz w:val="18"/>
                <w:szCs w:val="18"/>
                <w:vertAlign w:val="superscript"/>
              </w:rPr>
              <w:t xml:space="preserve">                1</w:t>
            </w:r>
            <w:r w:rsidRPr="00537CF8">
              <w:rPr>
                <w:rFonts w:ascii="Calibri" w:hAnsi="Calibri" w:cs="Calibri"/>
                <w:color w:val="000000"/>
                <w:sz w:val="18"/>
                <w:szCs w:val="18"/>
              </w:rPr>
              <w:t xml:space="preserve"> Including </w:t>
            </w:r>
            <w:r>
              <w:rPr>
                <w:rFonts w:ascii="Calibri" w:hAnsi="Calibri" w:cs="Calibri"/>
                <w:color w:val="000000"/>
                <w:sz w:val="18"/>
                <w:szCs w:val="18"/>
              </w:rPr>
              <w:t>.</w:t>
            </w:r>
            <w:r w:rsidRPr="00537CF8">
              <w:rPr>
                <w:rFonts w:ascii="Calibri" w:hAnsi="Calibri" w:cs="Calibri"/>
                <w:color w:val="000000"/>
                <w:sz w:val="18"/>
                <w:szCs w:val="18"/>
              </w:rPr>
              <w:t>38</w:t>
            </w:r>
            <w:r>
              <w:rPr>
                <w:rFonts w:ascii="Calibri" w:hAnsi="Calibri" w:cs="Calibri"/>
                <w:color w:val="000000"/>
                <w:sz w:val="18"/>
                <w:szCs w:val="18"/>
              </w:rPr>
              <w:t xml:space="preserve"> Special</w:t>
            </w:r>
            <w:r w:rsidRPr="00537CF8">
              <w:rPr>
                <w:rFonts w:ascii="Calibri" w:hAnsi="Calibri" w:cs="Calibri"/>
                <w:color w:val="000000"/>
                <w:sz w:val="18"/>
                <w:szCs w:val="18"/>
              </w:rPr>
              <w:t xml:space="preserve">, </w:t>
            </w:r>
            <w:r>
              <w:rPr>
                <w:rFonts w:ascii="Calibri" w:hAnsi="Calibri" w:cs="Calibri"/>
                <w:color w:val="000000"/>
                <w:sz w:val="18"/>
                <w:szCs w:val="18"/>
              </w:rPr>
              <w:t>.</w:t>
            </w:r>
            <w:r w:rsidRPr="00537CF8">
              <w:rPr>
                <w:rFonts w:ascii="Calibri" w:hAnsi="Calibri" w:cs="Calibri"/>
                <w:color w:val="000000"/>
                <w:sz w:val="18"/>
                <w:szCs w:val="18"/>
              </w:rPr>
              <w:t>357</w:t>
            </w:r>
            <w:r>
              <w:rPr>
                <w:rFonts w:ascii="Calibri" w:hAnsi="Calibri" w:cs="Calibri"/>
                <w:color w:val="000000"/>
                <w:sz w:val="18"/>
                <w:szCs w:val="18"/>
              </w:rPr>
              <w:t xml:space="preserve"> Magnum, .380 ACP and </w:t>
            </w:r>
            <w:r w:rsidRPr="00537CF8">
              <w:rPr>
                <w:rFonts w:ascii="Calibri" w:hAnsi="Calibri" w:cs="Calibri"/>
                <w:color w:val="000000"/>
                <w:sz w:val="18"/>
                <w:szCs w:val="18"/>
              </w:rPr>
              <w:t xml:space="preserve">9mm ammunition </w:t>
            </w:r>
          </w:p>
        </w:tc>
      </w:tr>
      <w:tr w:rsidR="009443AF" w:rsidRPr="00537CF8" w14:paraId="0068D4FD" w14:textId="77777777" w:rsidTr="009841FB">
        <w:trPr>
          <w:trHeight w:hRule="exact" w:val="216"/>
        </w:trPr>
        <w:tc>
          <w:tcPr>
            <w:tcW w:w="7539" w:type="dxa"/>
            <w:tcBorders>
              <w:top w:val="nil"/>
              <w:left w:val="nil"/>
              <w:bottom w:val="nil"/>
              <w:right w:val="nil"/>
            </w:tcBorders>
            <w:noWrap/>
            <w:hideMark/>
          </w:tcPr>
          <w:p w14:paraId="79C6BC40" w14:textId="77777777" w:rsidR="009443AF" w:rsidRDefault="009443AF" w:rsidP="009841FB">
            <w:pPr>
              <w:ind w:left="-286"/>
              <w:rPr>
                <w:rFonts w:ascii="Calibri" w:hAnsi="Calibri" w:cs="Calibri"/>
                <w:color w:val="000000"/>
                <w:sz w:val="18"/>
                <w:szCs w:val="18"/>
              </w:rPr>
            </w:pPr>
            <w:r>
              <w:rPr>
                <w:rFonts w:ascii="Calibri" w:hAnsi="Calibri" w:cs="Calibri"/>
                <w:color w:val="000000"/>
                <w:sz w:val="18"/>
                <w:szCs w:val="18"/>
                <w:vertAlign w:val="superscript"/>
              </w:rPr>
              <w:t xml:space="preserve">                2</w:t>
            </w:r>
            <w:r w:rsidRPr="00537CF8">
              <w:rPr>
                <w:rFonts w:ascii="Calibri" w:hAnsi="Calibri" w:cs="Calibri"/>
                <w:color w:val="000000"/>
                <w:sz w:val="18"/>
                <w:szCs w:val="18"/>
              </w:rPr>
              <w:t xml:space="preserve"> Including </w:t>
            </w:r>
            <w:r>
              <w:rPr>
                <w:rFonts w:ascii="Calibri" w:hAnsi="Calibri" w:cs="Calibri"/>
                <w:color w:val="000000"/>
                <w:sz w:val="18"/>
                <w:szCs w:val="18"/>
              </w:rPr>
              <w:t>.45 ACP, .45 Colt, .</w:t>
            </w:r>
            <w:r w:rsidRPr="00537CF8">
              <w:rPr>
                <w:rFonts w:ascii="Calibri" w:hAnsi="Calibri" w:cs="Calibri"/>
                <w:color w:val="000000"/>
                <w:sz w:val="18"/>
                <w:szCs w:val="18"/>
              </w:rPr>
              <w:t xml:space="preserve">44 </w:t>
            </w:r>
            <w:r>
              <w:rPr>
                <w:rFonts w:ascii="Calibri" w:hAnsi="Calibri" w:cs="Calibri"/>
                <w:color w:val="000000"/>
                <w:sz w:val="18"/>
                <w:szCs w:val="18"/>
              </w:rPr>
              <w:t xml:space="preserve">Magnum </w:t>
            </w:r>
            <w:r w:rsidRPr="00537CF8">
              <w:rPr>
                <w:rFonts w:ascii="Calibri" w:hAnsi="Calibri" w:cs="Calibri"/>
                <w:color w:val="000000"/>
                <w:sz w:val="18"/>
                <w:szCs w:val="18"/>
              </w:rPr>
              <w:t>and .4</w:t>
            </w:r>
            <w:r>
              <w:rPr>
                <w:rFonts w:ascii="Calibri" w:hAnsi="Calibri" w:cs="Calibri"/>
                <w:color w:val="000000"/>
                <w:sz w:val="18"/>
                <w:szCs w:val="18"/>
              </w:rPr>
              <w:t xml:space="preserve">0 S&amp;W </w:t>
            </w:r>
            <w:r w:rsidRPr="00537CF8">
              <w:rPr>
                <w:rFonts w:ascii="Calibri" w:hAnsi="Calibri" w:cs="Calibri"/>
                <w:color w:val="000000"/>
                <w:sz w:val="18"/>
                <w:szCs w:val="18"/>
              </w:rPr>
              <w:t>ammunition</w:t>
            </w:r>
          </w:p>
          <w:p w14:paraId="5830D810" w14:textId="77777777" w:rsidR="009443AF" w:rsidRDefault="009443AF" w:rsidP="009841FB">
            <w:pPr>
              <w:ind w:left="-286"/>
              <w:rPr>
                <w:rFonts w:ascii="Calibri" w:hAnsi="Calibri" w:cs="Calibri"/>
                <w:color w:val="000000"/>
                <w:sz w:val="18"/>
                <w:szCs w:val="18"/>
              </w:rPr>
            </w:pPr>
          </w:p>
          <w:p w14:paraId="64DDBE8B" w14:textId="77777777" w:rsidR="009443AF" w:rsidRDefault="009443AF" w:rsidP="009841FB">
            <w:pPr>
              <w:ind w:left="-286"/>
              <w:rPr>
                <w:rFonts w:ascii="Calibri" w:hAnsi="Calibri" w:cs="Calibri"/>
                <w:color w:val="000000"/>
                <w:sz w:val="18"/>
                <w:szCs w:val="18"/>
              </w:rPr>
            </w:pPr>
          </w:p>
          <w:p w14:paraId="29E3C772" w14:textId="77777777" w:rsidR="009443AF" w:rsidRDefault="009443AF" w:rsidP="009841FB">
            <w:pPr>
              <w:ind w:left="-286"/>
              <w:rPr>
                <w:rFonts w:ascii="Calibri" w:hAnsi="Calibri" w:cs="Calibri"/>
                <w:color w:val="000000"/>
                <w:sz w:val="18"/>
                <w:szCs w:val="18"/>
              </w:rPr>
            </w:pPr>
          </w:p>
          <w:p w14:paraId="226717F0" w14:textId="77777777" w:rsidR="009443AF" w:rsidRDefault="009443AF" w:rsidP="009841FB">
            <w:pPr>
              <w:ind w:left="-286"/>
              <w:rPr>
                <w:rFonts w:ascii="Calibri" w:hAnsi="Calibri" w:cs="Calibri"/>
                <w:color w:val="000000"/>
                <w:sz w:val="18"/>
                <w:szCs w:val="18"/>
              </w:rPr>
            </w:pPr>
          </w:p>
          <w:p w14:paraId="680E1C84" w14:textId="77777777" w:rsidR="009443AF" w:rsidRPr="00537CF8" w:rsidRDefault="009443AF" w:rsidP="009841FB">
            <w:pPr>
              <w:ind w:left="-286"/>
              <w:rPr>
                <w:rFonts w:ascii="Calibri" w:hAnsi="Calibri" w:cs="Calibri"/>
                <w:color w:val="000000"/>
                <w:sz w:val="18"/>
                <w:szCs w:val="18"/>
              </w:rPr>
            </w:pPr>
          </w:p>
        </w:tc>
      </w:tr>
      <w:tr w:rsidR="009443AF" w:rsidRPr="00537CF8" w14:paraId="2DB5B398" w14:textId="77777777" w:rsidTr="009841FB">
        <w:trPr>
          <w:trHeight w:hRule="exact" w:val="216"/>
        </w:trPr>
        <w:tc>
          <w:tcPr>
            <w:tcW w:w="7539" w:type="dxa"/>
            <w:tcBorders>
              <w:top w:val="nil"/>
              <w:left w:val="nil"/>
              <w:bottom w:val="nil"/>
              <w:right w:val="nil"/>
            </w:tcBorders>
            <w:noWrap/>
          </w:tcPr>
          <w:p w14:paraId="50BFAA01" w14:textId="77777777" w:rsidR="009443AF" w:rsidRDefault="009443AF" w:rsidP="009841FB">
            <w:pPr>
              <w:ind w:left="-286"/>
              <w:rPr>
                <w:rFonts w:ascii="Calibri" w:hAnsi="Calibri" w:cs="Calibri"/>
                <w:color w:val="000000"/>
                <w:sz w:val="18"/>
                <w:szCs w:val="18"/>
              </w:rPr>
            </w:pPr>
            <w:r>
              <w:rPr>
                <w:rFonts w:ascii="Calibri" w:hAnsi="Calibri" w:cs="Calibri"/>
                <w:color w:val="000000"/>
                <w:sz w:val="18"/>
                <w:szCs w:val="18"/>
                <w:vertAlign w:val="superscript"/>
              </w:rPr>
              <w:t xml:space="preserve">                3</w:t>
            </w:r>
            <w:r w:rsidRPr="00537CF8">
              <w:rPr>
                <w:rFonts w:ascii="Calibri" w:hAnsi="Calibri" w:cs="Calibri"/>
                <w:color w:val="000000"/>
                <w:sz w:val="18"/>
                <w:szCs w:val="18"/>
              </w:rPr>
              <w:t xml:space="preserve"> </w:t>
            </w:r>
            <w:r>
              <w:rPr>
                <w:rFonts w:ascii="Calibri" w:hAnsi="Calibri" w:cs="Calibri"/>
                <w:color w:val="000000"/>
                <w:sz w:val="18"/>
                <w:szCs w:val="18"/>
              </w:rPr>
              <w:t>.32 caliber revolvers are very rare and none are represented</w:t>
            </w:r>
          </w:p>
          <w:p w14:paraId="63E9B5C4" w14:textId="77777777" w:rsidR="009443AF" w:rsidRDefault="009443AF" w:rsidP="009841FB">
            <w:pPr>
              <w:ind w:left="-286"/>
              <w:rPr>
                <w:rFonts w:ascii="Calibri" w:hAnsi="Calibri" w:cs="Calibri"/>
                <w:color w:val="000000"/>
                <w:sz w:val="18"/>
                <w:szCs w:val="18"/>
              </w:rPr>
            </w:pPr>
            <w:r w:rsidRPr="000D27A7">
              <w:rPr>
                <w:rFonts w:eastAsia="Arial Unicode MS"/>
                <w:highlight w:val="lightGray"/>
              </w:rPr>
              <w:t xml:space="preserve">2. </w:t>
            </w:r>
            <w:r>
              <w:rPr>
                <w:rFonts w:eastAsia="Arial Unicode MS"/>
                <w:highlight w:val="lightGray"/>
              </w:rPr>
              <w:t>Processing of the Collected Ammunition for Fingermarks</w:t>
            </w:r>
          </w:p>
          <w:p w14:paraId="17EEFA6B" w14:textId="77777777" w:rsidR="009443AF" w:rsidRDefault="009443AF" w:rsidP="009841FB">
            <w:pPr>
              <w:ind w:left="-286"/>
              <w:rPr>
                <w:rFonts w:ascii="Calibri" w:hAnsi="Calibri" w:cs="Calibri"/>
                <w:color w:val="000000"/>
                <w:sz w:val="18"/>
                <w:szCs w:val="18"/>
              </w:rPr>
            </w:pPr>
          </w:p>
          <w:p w14:paraId="4609A905" w14:textId="77777777" w:rsidR="009443AF" w:rsidRDefault="009443AF" w:rsidP="009841FB">
            <w:pPr>
              <w:ind w:left="-286"/>
              <w:rPr>
                <w:rFonts w:ascii="Calibri" w:hAnsi="Calibri" w:cs="Calibri"/>
                <w:color w:val="000000"/>
                <w:sz w:val="18"/>
                <w:szCs w:val="18"/>
              </w:rPr>
            </w:pPr>
          </w:p>
          <w:p w14:paraId="7BA60FF6" w14:textId="77777777" w:rsidR="009443AF" w:rsidRDefault="009443AF" w:rsidP="009841FB">
            <w:pPr>
              <w:ind w:left="-286"/>
              <w:rPr>
                <w:rFonts w:ascii="Calibri" w:hAnsi="Calibri" w:cs="Calibri"/>
                <w:color w:val="000000"/>
                <w:sz w:val="18"/>
                <w:szCs w:val="18"/>
              </w:rPr>
            </w:pPr>
          </w:p>
          <w:p w14:paraId="2CBF46D5" w14:textId="77777777" w:rsidR="009443AF" w:rsidRDefault="009443AF" w:rsidP="009841FB">
            <w:pPr>
              <w:ind w:left="-286"/>
              <w:rPr>
                <w:rFonts w:ascii="Calibri" w:hAnsi="Calibri" w:cs="Calibri"/>
                <w:color w:val="000000"/>
                <w:sz w:val="18"/>
                <w:szCs w:val="18"/>
              </w:rPr>
            </w:pPr>
          </w:p>
          <w:p w14:paraId="410D1399" w14:textId="77777777" w:rsidR="009443AF" w:rsidRDefault="009443AF" w:rsidP="009841FB">
            <w:pPr>
              <w:ind w:left="-286"/>
              <w:rPr>
                <w:rFonts w:ascii="Calibri" w:hAnsi="Calibri" w:cs="Calibri"/>
                <w:color w:val="000000"/>
                <w:sz w:val="18"/>
                <w:szCs w:val="18"/>
                <w:vertAlign w:val="superscript"/>
              </w:rPr>
            </w:pPr>
          </w:p>
        </w:tc>
      </w:tr>
      <w:tr w:rsidR="009443AF" w:rsidRPr="00537CF8" w14:paraId="52CEC620" w14:textId="77777777" w:rsidTr="009841FB">
        <w:trPr>
          <w:trHeight w:hRule="exact" w:val="216"/>
        </w:trPr>
        <w:tc>
          <w:tcPr>
            <w:tcW w:w="7539" w:type="dxa"/>
            <w:tcBorders>
              <w:top w:val="nil"/>
              <w:left w:val="nil"/>
              <w:bottom w:val="nil"/>
              <w:right w:val="nil"/>
            </w:tcBorders>
            <w:noWrap/>
          </w:tcPr>
          <w:p w14:paraId="2EB78DFC" w14:textId="77777777" w:rsidR="009443AF" w:rsidRDefault="009443AF" w:rsidP="009841FB">
            <w:pPr>
              <w:ind w:left="-286"/>
              <w:rPr>
                <w:rFonts w:ascii="Calibri" w:hAnsi="Calibri" w:cs="Calibri"/>
                <w:color w:val="000000"/>
                <w:sz w:val="18"/>
                <w:szCs w:val="18"/>
                <w:vertAlign w:val="superscript"/>
              </w:rPr>
            </w:pPr>
          </w:p>
        </w:tc>
      </w:tr>
    </w:tbl>
    <w:p w14:paraId="6193A1B3" w14:textId="77777777" w:rsidR="009443AF" w:rsidRDefault="009443AF" w:rsidP="009443AF">
      <w:pPr>
        <w:rPr>
          <w:rFonts w:eastAsia="Arial Unicode MS"/>
          <w:highlight w:val="lightGray"/>
        </w:rPr>
      </w:pPr>
    </w:p>
    <w:p w14:paraId="77AF3554" w14:textId="77777777" w:rsidR="009443AF" w:rsidRDefault="009443AF" w:rsidP="009443AF">
      <w:pPr>
        <w:rPr>
          <w:rFonts w:eastAsia="Arial Unicode MS"/>
          <w:highlight w:val="lightGray"/>
        </w:rPr>
      </w:pPr>
    </w:p>
    <w:p w14:paraId="179DC789" w14:textId="77777777" w:rsidR="009443AF" w:rsidRDefault="009443AF" w:rsidP="009443AF">
      <w:pPr>
        <w:rPr>
          <w:rFonts w:eastAsia="Arial Unicode MS"/>
          <w:highlight w:val="lightGray"/>
        </w:rPr>
      </w:pPr>
    </w:p>
    <w:p w14:paraId="1AFC9B87" w14:textId="77777777" w:rsidR="006737DA" w:rsidRDefault="006737DA" w:rsidP="009443AF">
      <w:pPr>
        <w:rPr>
          <w:rFonts w:eastAsia="Arial Unicode MS"/>
        </w:rPr>
      </w:pPr>
    </w:p>
    <w:p w14:paraId="67E74BD4" w14:textId="77777777" w:rsidR="006737DA" w:rsidRPr="006737DA" w:rsidRDefault="006737DA" w:rsidP="009443AF">
      <w:pPr>
        <w:rPr>
          <w:rFonts w:eastAsia="Arial Unicode MS"/>
          <w:u w:val="single"/>
        </w:rPr>
      </w:pPr>
      <w:r w:rsidRPr="006737DA">
        <w:rPr>
          <w:rFonts w:eastAsia="Arial Unicode MS"/>
          <w:u w:val="single"/>
        </w:rPr>
        <w:t>B. Fingermark Processing and Expert Evaluation</w:t>
      </w:r>
    </w:p>
    <w:p w14:paraId="2F54F04A" w14:textId="77777777" w:rsidR="009443AF" w:rsidRPr="0051688E" w:rsidRDefault="0051688E" w:rsidP="009443AF">
      <w:pPr>
        <w:rPr>
          <w:rFonts w:eastAsia="Arial Unicode MS"/>
        </w:rPr>
      </w:pPr>
      <w:r w:rsidRPr="0051688E">
        <w:rPr>
          <w:rFonts w:eastAsia="Arial Unicode MS"/>
        </w:rPr>
        <w:t xml:space="preserve">Processing of </w:t>
      </w:r>
      <w:r>
        <w:rPr>
          <w:rFonts w:eastAsia="Arial Unicode MS"/>
        </w:rPr>
        <w:t>t</w:t>
      </w:r>
      <w:r w:rsidRPr="0051688E">
        <w:rPr>
          <w:rFonts w:eastAsia="Arial Unicode MS"/>
        </w:rPr>
        <w:t xml:space="preserve">he 1263 ammunition cartridges resulted in 1819 candidate fingermark images for expert evaluation. </w:t>
      </w:r>
      <w:r>
        <w:rPr>
          <w:rFonts w:eastAsia="Arial Unicode MS"/>
        </w:rPr>
        <w:t xml:space="preserve">This evaluation resulted in </w:t>
      </w:r>
      <w:r w:rsidRPr="0037646C">
        <w:t>478 fingermarks with 4 or more minutiae</w:t>
      </w:r>
      <w:r>
        <w:t>, appearing on</w:t>
      </w:r>
      <w:r w:rsidRPr="0037646C">
        <w:t xml:space="preserve"> 344 </w:t>
      </w:r>
      <w:r>
        <w:t>of the cartridges</w:t>
      </w:r>
      <w:r w:rsidRPr="0037646C">
        <w:t>.</w:t>
      </w:r>
    </w:p>
    <w:p w14:paraId="68930C6A" w14:textId="77777777" w:rsidR="0051688E" w:rsidRDefault="0051688E" w:rsidP="009443AF">
      <w:pPr>
        <w:rPr>
          <w:rFonts w:eastAsia="Arial Unicode MS"/>
          <w:highlight w:val="lightGray"/>
        </w:rPr>
      </w:pPr>
    </w:p>
    <w:p w14:paraId="6C502DEC" w14:textId="77777777" w:rsidR="0051688E" w:rsidRPr="00F37339" w:rsidRDefault="0051688E" w:rsidP="0051688E">
      <w:r w:rsidRPr="00F37339">
        <w:t xml:space="preserve">The distribution of these 478 fingermarks by handgun type and caliber class is shown in Table 2. </w:t>
      </w:r>
      <w:bookmarkStart w:id="13" w:name="_Hlk196221514"/>
      <w:r w:rsidRPr="00F37339">
        <w:t xml:space="preserve">Overall, 27.2% of the </w:t>
      </w:r>
      <w:r>
        <w:t>cartridges</w:t>
      </w:r>
      <w:r w:rsidRPr="00F37339">
        <w:t xml:space="preserve"> showed one or more 4+ minutiae fingermarks (with an average of 1.39 marks per </w:t>
      </w:r>
      <w:r>
        <w:t>cartridge</w:t>
      </w:r>
      <w:r w:rsidRPr="00F37339">
        <w:t xml:space="preserve"> when present). The different ammunition classifications ranged from a low of 20.4% of </w:t>
      </w:r>
      <w:r>
        <w:t>cartridges</w:t>
      </w:r>
      <w:r w:rsidRPr="00F37339">
        <w:t xml:space="preserve"> (22 revolvers) to a high of 44.9% (38 revolvers).</w:t>
      </w:r>
      <w:bookmarkEnd w:id="13"/>
    </w:p>
    <w:p w14:paraId="5AFEBAC2" w14:textId="77777777" w:rsidR="0051688E" w:rsidRDefault="0051688E" w:rsidP="0051688E"/>
    <w:p w14:paraId="794F8043" w14:textId="77777777" w:rsidR="0051688E" w:rsidRPr="00091BC1" w:rsidRDefault="0051688E" w:rsidP="0051688E">
      <w:r w:rsidRPr="00091BC1">
        <w:t xml:space="preserve">Table 3 shows that identifiable fingermarks were found on only 4.7% of the </w:t>
      </w:r>
      <w:r>
        <w:t>cartridges</w:t>
      </w:r>
      <w:r w:rsidRPr="00091BC1">
        <w:t xml:space="preserve">. </w:t>
      </w:r>
      <w:r>
        <w:t>W</w:t>
      </w:r>
      <w:r w:rsidRPr="00091BC1">
        <w:t xml:space="preserve">ithout consideration of NIFMs, </w:t>
      </w:r>
      <w:r>
        <w:t xml:space="preserve">this leaves the other </w:t>
      </w:r>
      <w:r w:rsidRPr="00091BC1">
        <w:t xml:space="preserve">95.3% of the </w:t>
      </w:r>
      <w:r>
        <w:t xml:space="preserve">cartridges without </w:t>
      </w:r>
      <w:r w:rsidRPr="00091BC1">
        <w:t xml:space="preserve">associative fingermark findings. </w:t>
      </w:r>
      <w:r>
        <w:t>When the</w:t>
      </w:r>
      <w:r w:rsidRPr="00091BC1">
        <w:t xml:space="preserve"> 414 NIFMs</w:t>
      </w:r>
      <w:r>
        <w:t xml:space="preserve"> are included</w:t>
      </w:r>
      <w:r w:rsidRPr="00091BC1">
        <w:t xml:space="preserve">, the number of </w:t>
      </w:r>
      <w:r>
        <w:t>cartridges</w:t>
      </w:r>
      <w:r w:rsidRPr="00091BC1">
        <w:t xml:space="preserve"> with </w:t>
      </w:r>
      <w:r>
        <w:t xml:space="preserve">fingermark </w:t>
      </w:r>
      <w:r w:rsidRPr="00091BC1">
        <w:t>findings increase</w:t>
      </w:r>
      <w:r>
        <w:t>s</w:t>
      </w:r>
      <w:r w:rsidRPr="00091BC1">
        <w:t xml:space="preserve"> by 285 to a total of 344. Useful fingermarks with high associative value are found on nearly 6 times as many </w:t>
      </w:r>
      <w:r>
        <w:t>cartridges when NIFMs are included</w:t>
      </w:r>
      <w:r w:rsidRPr="00091BC1">
        <w:t xml:space="preserve">. </w:t>
      </w:r>
    </w:p>
    <w:p w14:paraId="79F877BB" w14:textId="77777777" w:rsidR="0051688E" w:rsidRDefault="0051688E" w:rsidP="0051688E"/>
    <w:p w14:paraId="4C1648A1" w14:textId="77777777" w:rsidR="0051688E" w:rsidRDefault="0051688E" w:rsidP="0051688E">
      <w:r w:rsidRPr="00781970">
        <w:t xml:space="preserve">The numbers of annotated minutiae for the 478 fingermarks are given in Table 4 showing the distribution among handgun type and caliber class. Differences among these categories are charted in Figure </w:t>
      </w:r>
      <w:r w:rsidR="0089433C">
        <w:t>6</w:t>
      </w:r>
      <w:r w:rsidRPr="00781970">
        <w:t xml:space="preserve">, which shows the numbers of NIFMs found exceeding a given number of minutiae, per 100 </w:t>
      </w:r>
      <w:r>
        <w:t>ammunition cartridges</w:t>
      </w:r>
      <w:r w:rsidRPr="00781970">
        <w:t xml:space="preserve"> examined.</w:t>
      </w:r>
    </w:p>
    <w:p w14:paraId="0DED2088" w14:textId="77777777" w:rsidR="0051688E" w:rsidRDefault="0051688E" w:rsidP="0051688E"/>
    <w:p w14:paraId="5D05C54A" w14:textId="77777777" w:rsidR="0051688E" w:rsidRPr="000E0E03" w:rsidRDefault="0051688E" w:rsidP="0051688E">
      <w:r w:rsidRPr="000E0E03">
        <w:lastRenderedPageBreak/>
        <w:t xml:space="preserve">For example, following the gray line in Figure </w:t>
      </w:r>
      <w:r w:rsidR="0089433C">
        <w:t>6</w:t>
      </w:r>
      <w:r w:rsidRPr="000E0E03">
        <w:t xml:space="preserve"> (corresponding to the third row on the inset table) shows that for 32 semi-automatic handgun ammunition, examination of 100 </w:t>
      </w:r>
      <w:r>
        <w:t>cartridges</w:t>
      </w:r>
      <w:r w:rsidRPr="000E0E03">
        <w:t xml:space="preserve"> resulted</w:t>
      </w:r>
      <w:r>
        <w:t xml:space="preserve"> in</w:t>
      </w:r>
      <w:r w:rsidRPr="000E0E03">
        <w:t xml:space="preserve"> 57.1 with 4 or more minutiae, including 32.4 with 5 or more minutiae, 21.9 with six or more minutiae, 12.4 with 7 or more, 7.6 with 8 or more and 6.7 with 9 or more. The 45 and 38 revolver classes show much greater numbers of fingermarks, but all ammunition classes showed more than 20 fingermarks with 4 or more minutiae per 100 cartridges examined.</w:t>
      </w:r>
    </w:p>
    <w:p w14:paraId="416E9774" w14:textId="77777777" w:rsidR="0051688E" w:rsidRDefault="0051688E" w:rsidP="0051688E"/>
    <w:p w14:paraId="4AB50260" w14:textId="77777777" w:rsidR="0051688E" w:rsidRPr="00781970" w:rsidRDefault="0051688E" w:rsidP="0051688E">
      <w:pPr>
        <w:jc w:val="center"/>
      </w:pPr>
      <w:r w:rsidRPr="00781970">
        <w:t>Table 2. Distribution of 478 Fingermarks by Handgun Type and Caliber Class</w:t>
      </w:r>
    </w:p>
    <w:p w14:paraId="1D28F06C" w14:textId="77777777" w:rsidR="0051688E" w:rsidRDefault="0051688E" w:rsidP="0051688E">
      <w:pPr>
        <w:jc w:val="center"/>
      </w:pPr>
    </w:p>
    <w:p w14:paraId="469C2704" w14:textId="77777777" w:rsidR="0051688E" w:rsidRDefault="0051688E" w:rsidP="0051688E">
      <w:pPr>
        <w:jc w:val="center"/>
      </w:pPr>
      <w:r w:rsidRPr="00450622">
        <w:rPr>
          <w:noProof/>
        </w:rPr>
        <w:drawing>
          <wp:inline distT="0" distB="0" distL="0" distR="0" wp14:anchorId="37932142" wp14:editId="226FB2F3">
            <wp:extent cx="6146800" cy="1105535"/>
            <wp:effectExtent l="0" t="0" r="6350" b="0"/>
            <wp:docPr id="17093236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46800" cy="1105535"/>
                    </a:xfrm>
                    <a:prstGeom prst="rect">
                      <a:avLst/>
                    </a:prstGeom>
                    <a:noFill/>
                    <a:ln>
                      <a:noFill/>
                    </a:ln>
                  </pic:spPr>
                </pic:pic>
              </a:graphicData>
            </a:graphic>
          </wp:inline>
        </w:drawing>
      </w:r>
    </w:p>
    <w:p w14:paraId="6F919EBD" w14:textId="77777777" w:rsidR="0051688E" w:rsidRDefault="0051688E" w:rsidP="0051688E">
      <w:pPr>
        <w:jc w:val="center"/>
      </w:pPr>
    </w:p>
    <w:p w14:paraId="4083B424" w14:textId="77777777" w:rsidR="0051688E" w:rsidRDefault="0051688E" w:rsidP="0051688E">
      <w:pPr>
        <w:jc w:val="center"/>
      </w:pPr>
    </w:p>
    <w:p w14:paraId="17A2B01B" w14:textId="77777777" w:rsidR="0051688E" w:rsidRPr="00781970" w:rsidRDefault="0051688E" w:rsidP="0051688E">
      <w:pPr>
        <w:ind w:left="-180" w:right="-220"/>
        <w:jc w:val="center"/>
      </w:pPr>
      <w:r w:rsidRPr="00781970">
        <w:t>Table 3. Distribution of the 64 Identifiable Fingermarks by Handgun Type and Caliber Class</w:t>
      </w:r>
    </w:p>
    <w:p w14:paraId="574ACC48" w14:textId="77777777" w:rsidR="0051688E" w:rsidRDefault="0051688E" w:rsidP="0051688E">
      <w:pPr>
        <w:jc w:val="center"/>
      </w:pPr>
    </w:p>
    <w:p w14:paraId="6B8BC324" w14:textId="77777777" w:rsidR="0051688E" w:rsidRDefault="0051688E" w:rsidP="0051688E">
      <w:pPr>
        <w:jc w:val="center"/>
      </w:pPr>
      <w:r w:rsidRPr="00091BC1">
        <w:rPr>
          <w:noProof/>
        </w:rPr>
        <w:drawing>
          <wp:inline distT="0" distB="0" distL="0" distR="0" wp14:anchorId="3230E32E" wp14:editId="18881974">
            <wp:extent cx="6146800" cy="1105535"/>
            <wp:effectExtent l="0" t="0" r="6350" b="0"/>
            <wp:docPr id="7114470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46800" cy="1105535"/>
                    </a:xfrm>
                    <a:prstGeom prst="rect">
                      <a:avLst/>
                    </a:prstGeom>
                    <a:noFill/>
                    <a:ln>
                      <a:noFill/>
                    </a:ln>
                  </pic:spPr>
                </pic:pic>
              </a:graphicData>
            </a:graphic>
          </wp:inline>
        </w:drawing>
      </w:r>
    </w:p>
    <w:p w14:paraId="6BCA25E0" w14:textId="77777777" w:rsidR="0051688E" w:rsidRDefault="0051688E" w:rsidP="0051688E">
      <w:pPr>
        <w:jc w:val="center"/>
      </w:pPr>
    </w:p>
    <w:p w14:paraId="451BEE7F" w14:textId="77777777" w:rsidR="0051688E" w:rsidRPr="002906D3" w:rsidRDefault="0051688E" w:rsidP="0051688E">
      <w:pPr>
        <w:jc w:val="center"/>
      </w:pPr>
      <w:r w:rsidRPr="002906D3">
        <w:t xml:space="preserve">Table 4. </w:t>
      </w:r>
      <w:r>
        <w:t>Number</w:t>
      </w:r>
      <w:r w:rsidR="0050166C">
        <w:t>s</w:t>
      </w:r>
      <w:r>
        <w:t xml:space="preserve"> of</w:t>
      </w:r>
      <w:r w:rsidRPr="002906D3">
        <w:t xml:space="preserve"> Annotated Minutiae </w:t>
      </w:r>
      <w:r w:rsidR="0050166C">
        <w:t>in the 478 Marks</w:t>
      </w:r>
    </w:p>
    <w:p w14:paraId="5B995C2C" w14:textId="77777777" w:rsidR="0051688E" w:rsidRDefault="0051688E" w:rsidP="0051688E">
      <w:pPr>
        <w:jc w:val="center"/>
      </w:pPr>
    </w:p>
    <w:p w14:paraId="2571DC40" w14:textId="77777777" w:rsidR="0051688E" w:rsidRDefault="0051688E" w:rsidP="0051688E">
      <w:pPr>
        <w:jc w:val="center"/>
      </w:pPr>
      <w:r w:rsidRPr="002906D3">
        <w:rPr>
          <w:noProof/>
        </w:rPr>
        <w:drawing>
          <wp:inline distT="0" distB="0" distL="0" distR="0" wp14:anchorId="38454464" wp14:editId="545D9495">
            <wp:extent cx="5856037" cy="3004244"/>
            <wp:effectExtent l="0" t="0" r="0" b="5715"/>
            <wp:docPr id="15960326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61891" cy="3007247"/>
                    </a:xfrm>
                    <a:prstGeom prst="rect">
                      <a:avLst/>
                    </a:prstGeom>
                    <a:noFill/>
                    <a:ln>
                      <a:noFill/>
                    </a:ln>
                  </pic:spPr>
                </pic:pic>
              </a:graphicData>
            </a:graphic>
          </wp:inline>
        </w:drawing>
      </w:r>
    </w:p>
    <w:p w14:paraId="1C1B5C0B" w14:textId="77777777" w:rsidR="0051688E" w:rsidRDefault="0051688E" w:rsidP="0051688E">
      <w:r>
        <w:rPr>
          <w:noProof/>
        </w:rPr>
        <w:lastRenderedPageBreak/>
        <w:drawing>
          <wp:inline distT="0" distB="0" distL="0" distR="0" wp14:anchorId="2519F352" wp14:editId="6F98466F">
            <wp:extent cx="5978106" cy="3720309"/>
            <wp:effectExtent l="0" t="0" r="3810" b="0"/>
            <wp:docPr id="1439802360" name="Picture 14" descr="A graph of numbers and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02360" name="Picture 14" descr="A graph of numbers and graph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89720" cy="3727537"/>
                    </a:xfrm>
                    <a:prstGeom prst="rect">
                      <a:avLst/>
                    </a:prstGeom>
                  </pic:spPr>
                </pic:pic>
              </a:graphicData>
            </a:graphic>
          </wp:inline>
        </w:drawing>
      </w:r>
    </w:p>
    <w:p w14:paraId="60A6CED6" w14:textId="77777777" w:rsidR="0051688E" w:rsidRDefault="0051688E" w:rsidP="0051688E"/>
    <w:p w14:paraId="7A59D476" w14:textId="77777777" w:rsidR="0051688E" w:rsidRPr="0051688E" w:rsidRDefault="0051688E" w:rsidP="0051688E">
      <w:pPr>
        <w:rPr>
          <w:sz w:val="20"/>
          <w:szCs w:val="20"/>
        </w:rPr>
      </w:pPr>
      <w:r w:rsidRPr="0051688E">
        <w:rPr>
          <w:sz w:val="20"/>
          <w:szCs w:val="20"/>
        </w:rPr>
        <w:t xml:space="preserve">Figure </w:t>
      </w:r>
      <w:r w:rsidR="0089433C">
        <w:rPr>
          <w:sz w:val="20"/>
          <w:szCs w:val="20"/>
        </w:rPr>
        <w:t>6</w:t>
      </w:r>
      <w:r w:rsidRPr="0051688E">
        <w:rPr>
          <w:sz w:val="20"/>
          <w:szCs w:val="20"/>
        </w:rPr>
        <w:t>. Number of fingermarks per 100 cartridges showing a given number of minutiae or more. The 45 and 38 revolver classes show the greatest numbers of fingermarks, the 32 semi-automatic class shows intermediate numbers, and the four other classes show smaller numbers that are similar to one another.</w:t>
      </w:r>
    </w:p>
    <w:p w14:paraId="6338A235" w14:textId="77777777" w:rsidR="0051688E" w:rsidRDefault="0051688E" w:rsidP="0051688E"/>
    <w:p w14:paraId="0EB3C850" w14:textId="77777777" w:rsidR="00883489" w:rsidRDefault="00883489" w:rsidP="006737DA"/>
    <w:p w14:paraId="22185E9C" w14:textId="77777777" w:rsidR="00883489" w:rsidRDefault="00883489" w:rsidP="006737DA"/>
    <w:p w14:paraId="1BF24D55" w14:textId="77777777" w:rsidR="00883489" w:rsidRDefault="00883489" w:rsidP="006737DA">
      <w:r>
        <w:t xml:space="preserve">C. </w:t>
      </w:r>
      <w:r w:rsidR="0018769C">
        <w:rPr>
          <w:u w:val="single"/>
        </w:rPr>
        <w:t>Expected Associative Values</w:t>
      </w:r>
    </w:p>
    <w:p w14:paraId="398D745F" w14:textId="77777777" w:rsidR="00883489" w:rsidRDefault="00883489" w:rsidP="006737DA"/>
    <w:p w14:paraId="02B626B9" w14:textId="77777777" w:rsidR="006737DA" w:rsidRDefault="006737DA" w:rsidP="006737DA">
      <w:r w:rsidRPr="00D07990">
        <w:t xml:space="preserve">Expected associative values (as measured by ESLRs) are closely associated with the numbers of minutiae. Figure </w:t>
      </w:r>
      <w:r w:rsidR="0089433C">
        <w:t>7</w:t>
      </w:r>
      <w:r w:rsidRPr="00D07990">
        <w:t xml:space="preserve"> shows this relationship</w:t>
      </w:r>
      <w:r>
        <w:t xml:space="preserve"> for the fingermarks in this study.</w:t>
      </w:r>
      <w:r w:rsidRPr="00D07990">
        <w:t xml:space="preserve"> There is a regular increase in Log</w:t>
      </w:r>
      <w:r w:rsidRPr="00D07990">
        <w:rPr>
          <w:vertAlign w:val="subscript"/>
        </w:rPr>
        <w:t>10</w:t>
      </w:r>
      <w:r w:rsidRPr="00D07990">
        <w:t xml:space="preserve"> ESLR with the number of minutiae (although wide ranges are seen in the values for any given number of minutiae, and the values for different minutia numbers overlap considerably). </w:t>
      </w:r>
    </w:p>
    <w:p w14:paraId="20F84241" w14:textId="77777777" w:rsidR="006737DA" w:rsidRDefault="006737DA" w:rsidP="006737DA"/>
    <w:p w14:paraId="6F12702F" w14:textId="77777777" w:rsidR="006737DA" w:rsidRDefault="006737DA" w:rsidP="006737DA">
      <w:pPr>
        <w:rPr>
          <w:sz w:val="20"/>
          <w:szCs w:val="20"/>
        </w:rPr>
      </w:pPr>
      <w:r>
        <w:rPr>
          <w:noProof/>
        </w:rPr>
        <w:lastRenderedPageBreak/>
        <w:drawing>
          <wp:anchor distT="0" distB="0" distL="114300" distR="114300" simplePos="0" relativeHeight="251655168" behindDoc="0" locked="0" layoutInCell="1" allowOverlap="1" wp14:anchorId="0739F266" wp14:editId="5514D48C">
            <wp:simplePos x="0" y="0"/>
            <wp:positionH relativeFrom="column">
              <wp:posOffset>436182</wp:posOffset>
            </wp:positionH>
            <wp:positionV relativeFrom="paragraph">
              <wp:posOffset>32385</wp:posOffset>
            </wp:positionV>
            <wp:extent cx="4906010" cy="4439285"/>
            <wp:effectExtent l="0" t="0" r="8890" b="0"/>
            <wp:wrapSquare wrapText="bothSides"/>
            <wp:docPr id="7855681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68163" name="Picture 78556816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06010" cy="4439285"/>
                    </a:xfrm>
                    <a:prstGeom prst="rect">
                      <a:avLst/>
                    </a:prstGeom>
                  </pic:spPr>
                </pic:pic>
              </a:graphicData>
            </a:graphic>
            <wp14:sizeRelH relativeFrom="margin">
              <wp14:pctWidth>0</wp14:pctWidth>
            </wp14:sizeRelH>
            <wp14:sizeRelV relativeFrom="margin">
              <wp14:pctHeight>0</wp14:pctHeight>
            </wp14:sizeRelV>
          </wp:anchor>
        </w:drawing>
      </w:r>
    </w:p>
    <w:p w14:paraId="3166B13D" w14:textId="77777777" w:rsidR="006737DA" w:rsidRDefault="006737DA" w:rsidP="006737DA">
      <w:pPr>
        <w:pStyle w:val="BodyText"/>
        <w:spacing w:before="1"/>
        <w:rPr>
          <w:sz w:val="20"/>
          <w:szCs w:val="20"/>
        </w:rPr>
      </w:pPr>
    </w:p>
    <w:p w14:paraId="4BAA35DE" w14:textId="77777777" w:rsidR="006737DA" w:rsidRDefault="006737DA" w:rsidP="006737DA">
      <w:pPr>
        <w:pStyle w:val="BodyText"/>
        <w:spacing w:before="1"/>
        <w:rPr>
          <w:sz w:val="20"/>
          <w:szCs w:val="20"/>
        </w:rPr>
      </w:pPr>
    </w:p>
    <w:p w14:paraId="5BE17524" w14:textId="77777777" w:rsidR="006737DA" w:rsidRDefault="006737DA" w:rsidP="006737DA">
      <w:pPr>
        <w:pStyle w:val="BodyText"/>
        <w:spacing w:before="1"/>
        <w:rPr>
          <w:sz w:val="20"/>
          <w:szCs w:val="20"/>
        </w:rPr>
      </w:pPr>
    </w:p>
    <w:p w14:paraId="7357CAB4" w14:textId="77777777" w:rsidR="006737DA" w:rsidRDefault="006737DA" w:rsidP="006737DA">
      <w:pPr>
        <w:pStyle w:val="BodyText"/>
        <w:spacing w:before="1"/>
        <w:rPr>
          <w:sz w:val="20"/>
          <w:szCs w:val="20"/>
        </w:rPr>
      </w:pPr>
    </w:p>
    <w:p w14:paraId="0A08596C" w14:textId="77777777" w:rsidR="006737DA" w:rsidRDefault="006737DA" w:rsidP="006737DA">
      <w:pPr>
        <w:pStyle w:val="BodyText"/>
        <w:spacing w:before="1"/>
        <w:rPr>
          <w:sz w:val="20"/>
          <w:szCs w:val="20"/>
        </w:rPr>
      </w:pPr>
    </w:p>
    <w:p w14:paraId="7D5B4BA3" w14:textId="77777777" w:rsidR="006737DA" w:rsidRDefault="006737DA" w:rsidP="006737DA">
      <w:pPr>
        <w:pStyle w:val="BodyText"/>
        <w:spacing w:before="1"/>
        <w:rPr>
          <w:sz w:val="20"/>
          <w:szCs w:val="20"/>
        </w:rPr>
      </w:pPr>
    </w:p>
    <w:p w14:paraId="3271B064" w14:textId="77777777" w:rsidR="006737DA" w:rsidRDefault="006737DA" w:rsidP="006737DA">
      <w:pPr>
        <w:pStyle w:val="BodyText"/>
        <w:spacing w:before="1"/>
        <w:rPr>
          <w:sz w:val="20"/>
          <w:szCs w:val="20"/>
        </w:rPr>
      </w:pPr>
    </w:p>
    <w:p w14:paraId="4E88AFB0" w14:textId="77777777" w:rsidR="006737DA" w:rsidRDefault="006737DA" w:rsidP="006737DA">
      <w:pPr>
        <w:pStyle w:val="BodyText"/>
        <w:spacing w:before="1"/>
        <w:rPr>
          <w:sz w:val="20"/>
          <w:szCs w:val="20"/>
        </w:rPr>
      </w:pPr>
    </w:p>
    <w:p w14:paraId="6CC8D817" w14:textId="77777777" w:rsidR="006737DA" w:rsidRDefault="006737DA" w:rsidP="006737DA">
      <w:pPr>
        <w:pStyle w:val="BodyText"/>
        <w:spacing w:before="1"/>
        <w:rPr>
          <w:sz w:val="20"/>
          <w:szCs w:val="20"/>
        </w:rPr>
      </w:pPr>
    </w:p>
    <w:p w14:paraId="7016CC6F" w14:textId="77777777" w:rsidR="006737DA" w:rsidRDefault="006737DA" w:rsidP="006737DA">
      <w:pPr>
        <w:pStyle w:val="BodyText"/>
        <w:spacing w:before="1"/>
        <w:rPr>
          <w:sz w:val="20"/>
          <w:szCs w:val="20"/>
        </w:rPr>
      </w:pPr>
    </w:p>
    <w:p w14:paraId="35ADB5B0" w14:textId="77777777" w:rsidR="006737DA" w:rsidRDefault="006737DA" w:rsidP="006737DA">
      <w:pPr>
        <w:pStyle w:val="BodyText"/>
        <w:spacing w:before="1"/>
        <w:rPr>
          <w:sz w:val="20"/>
          <w:szCs w:val="20"/>
        </w:rPr>
      </w:pPr>
    </w:p>
    <w:p w14:paraId="641FE20C" w14:textId="77777777" w:rsidR="006737DA" w:rsidRDefault="006737DA" w:rsidP="006737DA">
      <w:pPr>
        <w:pStyle w:val="BodyText"/>
        <w:spacing w:before="1"/>
        <w:rPr>
          <w:sz w:val="20"/>
          <w:szCs w:val="20"/>
        </w:rPr>
      </w:pPr>
    </w:p>
    <w:p w14:paraId="362FE0A5" w14:textId="77777777" w:rsidR="006737DA" w:rsidRDefault="006737DA" w:rsidP="006737DA">
      <w:pPr>
        <w:pStyle w:val="BodyText"/>
        <w:spacing w:before="1"/>
        <w:rPr>
          <w:sz w:val="20"/>
          <w:szCs w:val="20"/>
        </w:rPr>
      </w:pPr>
    </w:p>
    <w:p w14:paraId="65C9DE33" w14:textId="77777777" w:rsidR="006737DA" w:rsidRDefault="006737DA" w:rsidP="006737DA">
      <w:pPr>
        <w:pStyle w:val="BodyText"/>
        <w:spacing w:before="1"/>
        <w:rPr>
          <w:sz w:val="20"/>
          <w:szCs w:val="20"/>
        </w:rPr>
      </w:pPr>
    </w:p>
    <w:p w14:paraId="0C5E3694" w14:textId="77777777" w:rsidR="006737DA" w:rsidRDefault="006737DA" w:rsidP="006737DA">
      <w:pPr>
        <w:pStyle w:val="BodyText"/>
        <w:spacing w:before="1"/>
        <w:rPr>
          <w:sz w:val="20"/>
          <w:szCs w:val="20"/>
        </w:rPr>
      </w:pPr>
    </w:p>
    <w:p w14:paraId="15607C66" w14:textId="77777777" w:rsidR="006737DA" w:rsidRDefault="006737DA" w:rsidP="006737DA">
      <w:pPr>
        <w:pStyle w:val="BodyText"/>
        <w:spacing w:before="1"/>
        <w:rPr>
          <w:sz w:val="20"/>
          <w:szCs w:val="20"/>
        </w:rPr>
      </w:pPr>
    </w:p>
    <w:p w14:paraId="3191041C" w14:textId="77777777" w:rsidR="006737DA" w:rsidRDefault="006737DA" w:rsidP="006737DA">
      <w:pPr>
        <w:pStyle w:val="BodyText"/>
        <w:spacing w:before="1"/>
        <w:rPr>
          <w:sz w:val="20"/>
          <w:szCs w:val="20"/>
        </w:rPr>
      </w:pPr>
    </w:p>
    <w:p w14:paraId="235782B6" w14:textId="77777777" w:rsidR="006737DA" w:rsidRDefault="006737DA" w:rsidP="006737DA">
      <w:pPr>
        <w:pStyle w:val="BodyText"/>
        <w:spacing w:before="1"/>
        <w:rPr>
          <w:sz w:val="20"/>
          <w:szCs w:val="20"/>
        </w:rPr>
      </w:pPr>
    </w:p>
    <w:p w14:paraId="6F3E401A" w14:textId="77777777" w:rsidR="006737DA" w:rsidRDefault="006737DA" w:rsidP="006737DA">
      <w:pPr>
        <w:pStyle w:val="BodyText"/>
        <w:spacing w:before="1"/>
        <w:rPr>
          <w:sz w:val="20"/>
          <w:szCs w:val="20"/>
        </w:rPr>
      </w:pPr>
    </w:p>
    <w:p w14:paraId="422E2A4B" w14:textId="77777777" w:rsidR="006737DA" w:rsidRDefault="006737DA" w:rsidP="006737DA">
      <w:pPr>
        <w:pStyle w:val="BodyText"/>
        <w:spacing w:before="1"/>
        <w:rPr>
          <w:sz w:val="20"/>
          <w:szCs w:val="20"/>
        </w:rPr>
      </w:pPr>
    </w:p>
    <w:p w14:paraId="00195B0A" w14:textId="77777777" w:rsidR="006737DA" w:rsidRDefault="006737DA" w:rsidP="006737DA">
      <w:pPr>
        <w:pStyle w:val="BodyText"/>
        <w:spacing w:before="1"/>
        <w:rPr>
          <w:sz w:val="20"/>
          <w:szCs w:val="20"/>
        </w:rPr>
      </w:pPr>
    </w:p>
    <w:p w14:paraId="67C62F4D" w14:textId="77777777" w:rsidR="006737DA" w:rsidRDefault="006737DA" w:rsidP="006737DA">
      <w:pPr>
        <w:pStyle w:val="BodyText"/>
        <w:spacing w:before="1"/>
        <w:rPr>
          <w:sz w:val="20"/>
          <w:szCs w:val="20"/>
        </w:rPr>
      </w:pPr>
    </w:p>
    <w:p w14:paraId="39117E4F" w14:textId="77777777" w:rsidR="006737DA" w:rsidRDefault="006737DA" w:rsidP="006737DA">
      <w:pPr>
        <w:pStyle w:val="BodyText"/>
        <w:spacing w:before="1"/>
        <w:rPr>
          <w:sz w:val="20"/>
          <w:szCs w:val="20"/>
        </w:rPr>
      </w:pPr>
    </w:p>
    <w:p w14:paraId="6F275BF0" w14:textId="77777777" w:rsidR="006737DA" w:rsidRDefault="006737DA" w:rsidP="006737DA">
      <w:pPr>
        <w:pStyle w:val="BodyText"/>
        <w:spacing w:before="1"/>
        <w:rPr>
          <w:sz w:val="20"/>
          <w:szCs w:val="20"/>
        </w:rPr>
      </w:pPr>
    </w:p>
    <w:p w14:paraId="53FEEBB7" w14:textId="77777777" w:rsidR="006737DA" w:rsidRDefault="006737DA" w:rsidP="006737DA">
      <w:pPr>
        <w:pStyle w:val="BodyText"/>
        <w:spacing w:before="1"/>
        <w:rPr>
          <w:sz w:val="20"/>
          <w:szCs w:val="20"/>
        </w:rPr>
      </w:pPr>
    </w:p>
    <w:p w14:paraId="75A5AA1D" w14:textId="77777777" w:rsidR="006737DA" w:rsidRDefault="006737DA" w:rsidP="006737DA">
      <w:pPr>
        <w:pStyle w:val="BodyText"/>
        <w:spacing w:before="1"/>
        <w:rPr>
          <w:sz w:val="20"/>
          <w:szCs w:val="20"/>
        </w:rPr>
      </w:pPr>
    </w:p>
    <w:p w14:paraId="6F7C042E" w14:textId="77777777" w:rsidR="006737DA" w:rsidRDefault="006737DA" w:rsidP="006737DA">
      <w:pPr>
        <w:pStyle w:val="BodyText"/>
        <w:spacing w:before="1"/>
        <w:rPr>
          <w:sz w:val="20"/>
          <w:szCs w:val="20"/>
        </w:rPr>
      </w:pPr>
    </w:p>
    <w:p w14:paraId="03B95D43" w14:textId="77777777" w:rsidR="006737DA" w:rsidRDefault="006737DA" w:rsidP="006737DA">
      <w:pPr>
        <w:pStyle w:val="BodyText"/>
        <w:spacing w:before="1"/>
        <w:rPr>
          <w:sz w:val="20"/>
          <w:szCs w:val="20"/>
        </w:rPr>
      </w:pPr>
    </w:p>
    <w:p w14:paraId="793B9340" w14:textId="77777777" w:rsidR="006737DA" w:rsidRDefault="006737DA" w:rsidP="006737DA">
      <w:pPr>
        <w:pStyle w:val="BodyText"/>
        <w:spacing w:before="1"/>
        <w:rPr>
          <w:sz w:val="20"/>
          <w:szCs w:val="20"/>
        </w:rPr>
      </w:pPr>
    </w:p>
    <w:p w14:paraId="7D8CFC20" w14:textId="77777777" w:rsidR="006737DA" w:rsidRDefault="006737DA" w:rsidP="006737DA">
      <w:pPr>
        <w:pStyle w:val="BodyText"/>
        <w:spacing w:before="1"/>
        <w:rPr>
          <w:sz w:val="20"/>
          <w:szCs w:val="20"/>
        </w:rPr>
      </w:pPr>
    </w:p>
    <w:p w14:paraId="24B15DD3" w14:textId="77777777" w:rsidR="006737DA" w:rsidRDefault="006737DA" w:rsidP="006737DA">
      <w:pPr>
        <w:pStyle w:val="BodyText"/>
        <w:spacing w:before="1"/>
        <w:rPr>
          <w:sz w:val="20"/>
          <w:szCs w:val="20"/>
        </w:rPr>
      </w:pPr>
      <w:r w:rsidRPr="00E03A99">
        <w:rPr>
          <w:sz w:val="20"/>
          <w:szCs w:val="20"/>
        </w:rPr>
        <w:t xml:space="preserve">Figure </w:t>
      </w:r>
      <w:r w:rsidR="0089433C">
        <w:rPr>
          <w:sz w:val="20"/>
          <w:szCs w:val="20"/>
        </w:rPr>
        <w:t>7</w:t>
      </w:r>
      <w:r w:rsidRPr="00E03A99">
        <w:rPr>
          <w:sz w:val="20"/>
          <w:szCs w:val="20"/>
        </w:rPr>
        <w:t>. Box and Whisker Plot of Log</w:t>
      </w:r>
      <w:r w:rsidRPr="00E03A99">
        <w:rPr>
          <w:sz w:val="20"/>
          <w:szCs w:val="20"/>
          <w:vertAlign w:val="subscript"/>
        </w:rPr>
        <w:t xml:space="preserve">10 </w:t>
      </w:r>
      <w:r w:rsidRPr="00E03A99">
        <w:rPr>
          <w:sz w:val="20"/>
          <w:szCs w:val="20"/>
        </w:rPr>
        <w:t xml:space="preserve">ESLR values for fingermarks </w:t>
      </w:r>
      <w:r>
        <w:rPr>
          <w:sz w:val="20"/>
          <w:szCs w:val="20"/>
        </w:rPr>
        <w:t xml:space="preserve">in </w:t>
      </w:r>
      <w:r w:rsidRPr="00E03A99">
        <w:rPr>
          <w:sz w:val="20"/>
          <w:szCs w:val="20"/>
        </w:rPr>
        <w:t xml:space="preserve">this study dataset categorized by the number of expert-annotated minutiae. Mean values for each minutia number are indicated by the “X”. The shaded boxes show the range covered by half of the values, the “whiskers” extending outside of the boxes show the range expected based </w:t>
      </w:r>
      <w:r>
        <w:rPr>
          <w:sz w:val="20"/>
          <w:szCs w:val="20"/>
        </w:rPr>
        <w:t xml:space="preserve">on </w:t>
      </w:r>
      <w:r w:rsidRPr="00E03A99">
        <w:rPr>
          <w:sz w:val="20"/>
          <w:szCs w:val="20"/>
        </w:rPr>
        <w:t xml:space="preserve">commonly accepted statistical criteria, and the dots show individual values that are outside this range and considered “outliers.” </w:t>
      </w:r>
    </w:p>
    <w:p w14:paraId="4369276B" w14:textId="77777777" w:rsidR="006737DA" w:rsidRDefault="006737DA" w:rsidP="006737DA">
      <w:pPr>
        <w:rPr>
          <w:highlight w:val="yellow"/>
        </w:rPr>
      </w:pPr>
    </w:p>
    <w:p w14:paraId="3419FD74" w14:textId="77777777" w:rsidR="0089433C" w:rsidRDefault="0089433C" w:rsidP="006737DA">
      <w:pPr>
        <w:rPr>
          <w:highlight w:val="yellow"/>
        </w:rPr>
      </w:pPr>
    </w:p>
    <w:p w14:paraId="641D0CDA" w14:textId="77777777" w:rsidR="006737DA" w:rsidRDefault="006737DA" w:rsidP="006737DA">
      <w:r w:rsidRPr="00D07990">
        <w:t>Table 5 translates the mean values of the Log</w:t>
      </w:r>
      <w:r w:rsidRPr="006C66E8">
        <w:rPr>
          <w:vertAlign w:val="subscript"/>
        </w:rPr>
        <w:t>10</w:t>
      </w:r>
      <w:r w:rsidRPr="00D07990">
        <w:t xml:space="preserve"> ESLRs shown in Figure </w:t>
      </w:r>
      <w:r w:rsidR="0089433C">
        <w:t>7</w:t>
      </w:r>
      <w:r w:rsidRPr="00D07990">
        <w:t xml:space="preserve"> to the ESLR values themselves.  For example, the 4-minutia value indicates an association with equivalent strength to an event that occurs randomly once in </w:t>
      </w:r>
      <w:r>
        <w:t>1500</w:t>
      </w:r>
      <w:r w:rsidRPr="00D07990">
        <w:t xml:space="preserve"> times, the 5-minutia value indicates that for an event occurring randomly once in 2</w:t>
      </w:r>
      <w:r>
        <w:t>2</w:t>
      </w:r>
      <w:r w:rsidRPr="00D07990">
        <w:t xml:space="preserve">,000 times, and so forth, with the </w:t>
      </w:r>
      <w:r>
        <w:t>12</w:t>
      </w:r>
      <w:r w:rsidRPr="00D07990">
        <w:t xml:space="preserve">+ minutia value indicating that for an event occurring once in </w:t>
      </w:r>
      <w:r>
        <w:t>220</w:t>
      </w:r>
      <w:r w:rsidRPr="00D07990">
        <w:t xml:space="preserve"> billion times.</w:t>
      </w:r>
      <w:r w:rsidRPr="005346E3">
        <w:t xml:space="preserve"> </w:t>
      </w:r>
      <w:r>
        <w:t>ESLRs</w:t>
      </w:r>
      <w:r w:rsidRPr="00781970">
        <w:t xml:space="preserve"> for </w:t>
      </w:r>
      <w:r w:rsidR="003C7A02">
        <w:t>the</w:t>
      </w:r>
      <w:r w:rsidRPr="00781970">
        <w:t xml:space="preserve"> fingermarks are given in Table </w:t>
      </w:r>
      <w:r>
        <w:t>6</w:t>
      </w:r>
      <w:r w:rsidRPr="00781970">
        <w:t xml:space="preserve"> showing the distribution among handgun type and caliber class. Differences among these categories are charted in Figure </w:t>
      </w:r>
      <w:r w:rsidR="0089433C">
        <w:t>8</w:t>
      </w:r>
      <w:r w:rsidRPr="00781970">
        <w:t xml:space="preserve">, which shows the numbers of NIFMs found exceeding a given </w:t>
      </w:r>
      <w:r>
        <w:t>Log</w:t>
      </w:r>
      <w:r w:rsidRPr="00170CD2">
        <w:rPr>
          <w:vertAlign w:val="subscript"/>
        </w:rPr>
        <w:t>10</w:t>
      </w:r>
      <w:r>
        <w:t xml:space="preserve"> ESLR</w:t>
      </w:r>
      <w:r w:rsidRPr="00781970">
        <w:t xml:space="preserve">, per 100 </w:t>
      </w:r>
      <w:r>
        <w:t>ammunition cartridges</w:t>
      </w:r>
      <w:r w:rsidRPr="00781970">
        <w:t xml:space="preserve"> examined</w:t>
      </w:r>
      <w:r>
        <w:t xml:space="preserve">. Table 7 gives the values that are charted in Figure </w:t>
      </w:r>
      <w:r w:rsidR="0089433C">
        <w:t>8</w:t>
      </w:r>
      <w:r>
        <w:t>.</w:t>
      </w:r>
    </w:p>
    <w:p w14:paraId="4982EC80" w14:textId="77777777" w:rsidR="006737DA" w:rsidRDefault="006737DA" w:rsidP="006737DA">
      <w:pPr>
        <w:jc w:val="center"/>
      </w:pPr>
    </w:p>
    <w:p w14:paraId="3EB7B428" w14:textId="77777777" w:rsidR="006737DA" w:rsidRDefault="006737DA" w:rsidP="006737DA">
      <w:pPr>
        <w:jc w:val="center"/>
      </w:pPr>
    </w:p>
    <w:p w14:paraId="28872B37" w14:textId="77777777" w:rsidR="0089433C" w:rsidRDefault="006737DA" w:rsidP="006737DA">
      <w:pPr>
        <w:jc w:val="center"/>
      </w:pPr>
      <w:r>
        <w:t xml:space="preserve">   </w:t>
      </w:r>
    </w:p>
    <w:p w14:paraId="649197CC" w14:textId="77777777" w:rsidR="0089433C" w:rsidRDefault="0089433C" w:rsidP="006737DA">
      <w:pPr>
        <w:jc w:val="center"/>
      </w:pPr>
    </w:p>
    <w:p w14:paraId="40795D81" w14:textId="77777777" w:rsidR="0089433C" w:rsidRDefault="0089433C" w:rsidP="006737DA">
      <w:pPr>
        <w:jc w:val="center"/>
      </w:pPr>
    </w:p>
    <w:p w14:paraId="0B04E307" w14:textId="77777777" w:rsidR="0089433C" w:rsidRDefault="0089433C" w:rsidP="006737DA">
      <w:pPr>
        <w:jc w:val="center"/>
      </w:pPr>
    </w:p>
    <w:p w14:paraId="558629C1" w14:textId="77777777" w:rsidR="006737DA" w:rsidRPr="00F9468D" w:rsidRDefault="006737DA" w:rsidP="006737DA">
      <w:pPr>
        <w:jc w:val="center"/>
      </w:pPr>
      <w:r w:rsidRPr="00F9468D">
        <w:t>Table 5. Associative Values indicated by the ESLR</w:t>
      </w:r>
    </w:p>
    <w:p w14:paraId="16FCC362" w14:textId="77777777" w:rsidR="006737DA" w:rsidRDefault="006737DA" w:rsidP="006737DA">
      <w:pPr>
        <w:jc w:val="center"/>
      </w:pPr>
      <w:r w:rsidRPr="006C66E8">
        <w:rPr>
          <w:noProof/>
        </w:rPr>
        <w:drawing>
          <wp:anchor distT="0" distB="0" distL="114300" distR="114300" simplePos="0" relativeHeight="251658240" behindDoc="0" locked="0" layoutInCell="1" allowOverlap="1" wp14:anchorId="1B2AE01E" wp14:editId="178D9007">
            <wp:simplePos x="0" y="0"/>
            <wp:positionH relativeFrom="column">
              <wp:posOffset>1428321</wp:posOffset>
            </wp:positionH>
            <wp:positionV relativeFrom="paragraph">
              <wp:posOffset>115570</wp:posOffset>
            </wp:positionV>
            <wp:extent cx="3026535" cy="2415350"/>
            <wp:effectExtent l="0" t="0" r="2540" b="4445"/>
            <wp:wrapSquare wrapText="bothSides"/>
            <wp:docPr id="4113039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26535" cy="2415350"/>
                    </a:xfrm>
                    <a:prstGeom prst="rect">
                      <a:avLst/>
                    </a:prstGeom>
                    <a:noFill/>
                    <a:ln>
                      <a:noFill/>
                    </a:ln>
                  </pic:spPr>
                </pic:pic>
              </a:graphicData>
            </a:graphic>
          </wp:anchor>
        </w:drawing>
      </w:r>
    </w:p>
    <w:p w14:paraId="79E03A26" w14:textId="77777777" w:rsidR="006737DA" w:rsidRDefault="006737DA" w:rsidP="006737DA">
      <w:pPr>
        <w:jc w:val="center"/>
      </w:pPr>
    </w:p>
    <w:p w14:paraId="2A23C2CF" w14:textId="77777777" w:rsidR="006737DA" w:rsidRPr="00B62CA6" w:rsidRDefault="006737DA" w:rsidP="006737DA">
      <w:pPr>
        <w:jc w:val="center"/>
      </w:pPr>
    </w:p>
    <w:p w14:paraId="38F5548B" w14:textId="77777777" w:rsidR="006737DA" w:rsidRPr="00830F65" w:rsidRDefault="006737DA" w:rsidP="006737DA"/>
    <w:p w14:paraId="36B92E11" w14:textId="77777777" w:rsidR="006737DA" w:rsidRPr="00830F65" w:rsidRDefault="006737DA" w:rsidP="006737DA"/>
    <w:p w14:paraId="79290648" w14:textId="77777777" w:rsidR="006737DA" w:rsidRPr="00830F65" w:rsidRDefault="006737DA" w:rsidP="006737DA"/>
    <w:p w14:paraId="35E2FCA1" w14:textId="77777777" w:rsidR="006737DA" w:rsidRPr="00830F65" w:rsidRDefault="006737DA" w:rsidP="006737DA"/>
    <w:p w14:paraId="60028BB8" w14:textId="77777777" w:rsidR="006737DA" w:rsidRDefault="006737DA" w:rsidP="006737DA">
      <w:pPr>
        <w:rPr>
          <w:highlight w:val="yellow"/>
        </w:rPr>
      </w:pPr>
    </w:p>
    <w:p w14:paraId="5CB70CE0" w14:textId="77777777" w:rsidR="006737DA" w:rsidRDefault="006737DA" w:rsidP="006737DA">
      <w:pPr>
        <w:rPr>
          <w:highlight w:val="yellow"/>
        </w:rPr>
      </w:pPr>
    </w:p>
    <w:p w14:paraId="7575D0F4" w14:textId="77777777" w:rsidR="006737DA" w:rsidRDefault="006737DA" w:rsidP="006737DA">
      <w:pPr>
        <w:rPr>
          <w:highlight w:val="yellow"/>
        </w:rPr>
      </w:pPr>
    </w:p>
    <w:p w14:paraId="43DE09D7" w14:textId="77777777" w:rsidR="006737DA" w:rsidRDefault="006737DA" w:rsidP="006737DA">
      <w:pPr>
        <w:rPr>
          <w:highlight w:val="yellow"/>
        </w:rPr>
      </w:pPr>
    </w:p>
    <w:p w14:paraId="382C57D8" w14:textId="77777777" w:rsidR="006737DA" w:rsidRDefault="006737DA" w:rsidP="006737DA">
      <w:pPr>
        <w:rPr>
          <w:highlight w:val="yellow"/>
        </w:rPr>
      </w:pPr>
    </w:p>
    <w:p w14:paraId="1832D209" w14:textId="77777777" w:rsidR="006737DA" w:rsidRDefault="006737DA" w:rsidP="006737DA">
      <w:pPr>
        <w:rPr>
          <w:highlight w:val="yellow"/>
        </w:rPr>
      </w:pPr>
    </w:p>
    <w:p w14:paraId="70B07191" w14:textId="77777777" w:rsidR="006737DA" w:rsidRDefault="006737DA" w:rsidP="006737DA">
      <w:pPr>
        <w:rPr>
          <w:highlight w:val="yellow"/>
        </w:rPr>
      </w:pPr>
    </w:p>
    <w:p w14:paraId="3C01C0C3" w14:textId="77777777" w:rsidR="006737DA" w:rsidRDefault="006737DA" w:rsidP="006737DA">
      <w:pPr>
        <w:rPr>
          <w:highlight w:val="yellow"/>
        </w:rPr>
      </w:pPr>
    </w:p>
    <w:p w14:paraId="2A4CC0B3" w14:textId="77777777" w:rsidR="006737DA" w:rsidRDefault="006737DA" w:rsidP="006737DA"/>
    <w:p w14:paraId="5D894DEB" w14:textId="77777777" w:rsidR="006737DA" w:rsidRDefault="006737DA" w:rsidP="006737DA">
      <w:pPr>
        <w:jc w:val="center"/>
      </w:pPr>
      <w:r w:rsidRPr="002906D3">
        <w:t xml:space="preserve">Table </w:t>
      </w:r>
      <w:r>
        <w:t>6</w:t>
      </w:r>
      <w:r w:rsidRPr="002906D3">
        <w:t xml:space="preserve">. </w:t>
      </w:r>
      <w:bookmarkStart w:id="14" w:name="_Hlk196475483"/>
      <w:r>
        <w:t>Log</w:t>
      </w:r>
      <w:r w:rsidRPr="00170CD2">
        <w:rPr>
          <w:vertAlign w:val="subscript"/>
        </w:rPr>
        <w:t>10</w:t>
      </w:r>
      <w:r>
        <w:rPr>
          <w:vertAlign w:val="subscript"/>
        </w:rPr>
        <w:t xml:space="preserve"> </w:t>
      </w:r>
      <w:r>
        <w:t>ESLRs</w:t>
      </w:r>
      <w:r w:rsidRPr="002906D3">
        <w:t xml:space="preserve"> </w:t>
      </w:r>
      <w:r>
        <w:t xml:space="preserve">for </w:t>
      </w:r>
      <w:r w:rsidR="003C7A02">
        <w:t>476</w:t>
      </w:r>
      <w:r w:rsidR="003C7A02">
        <w:rPr>
          <w:vertAlign w:val="superscript"/>
        </w:rPr>
        <w:t>1</w:t>
      </w:r>
      <w:r w:rsidR="003C7A02">
        <w:t xml:space="preserve"> </w:t>
      </w:r>
      <w:r>
        <w:t xml:space="preserve">Fingermarks on Cartridges </w:t>
      </w:r>
      <w:r w:rsidRPr="002906D3">
        <w:t>by Handgun Type and Caliber Class</w:t>
      </w:r>
      <w:bookmarkEnd w:id="14"/>
    </w:p>
    <w:p w14:paraId="777F27BB" w14:textId="77777777" w:rsidR="006737DA" w:rsidRDefault="003C7A02" w:rsidP="006737DA">
      <w:r w:rsidRPr="003C7A02">
        <w:rPr>
          <w:noProof/>
        </w:rPr>
        <w:drawing>
          <wp:inline distT="0" distB="0" distL="0" distR="0" wp14:anchorId="08EA0E05" wp14:editId="43B99DA5">
            <wp:extent cx="5943600" cy="3308985"/>
            <wp:effectExtent l="0" t="0" r="0" b="5715"/>
            <wp:docPr id="867968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308985"/>
                    </a:xfrm>
                    <a:prstGeom prst="rect">
                      <a:avLst/>
                    </a:prstGeom>
                    <a:noFill/>
                    <a:ln>
                      <a:noFill/>
                    </a:ln>
                  </pic:spPr>
                </pic:pic>
              </a:graphicData>
            </a:graphic>
          </wp:inline>
        </w:drawing>
      </w:r>
    </w:p>
    <w:p w14:paraId="64241855" w14:textId="77777777" w:rsidR="006737DA" w:rsidRPr="003C7A02" w:rsidRDefault="003C7A02" w:rsidP="006737DA">
      <w:pPr>
        <w:rPr>
          <w:sz w:val="20"/>
          <w:szCs w:val="20"/>
        </w:rPr>
      </w:pPr>
      <w:r>
        <w:rPr>
          <w:sz w:val="20"/>
          <w:szCs w:val="20"/>
          <w:vertAlign w:val="superscript"/>
        </w:rPr>
        <w:t>1</w:t>
      </w:r>
      <w:r w:rsidRPr="003C7A02">
        <w:rPr>
          <w:sz w:val="20"/>
          <w:szCs w:val="20"/>
        </w:rPr>
        <w:t>ESLRs for two fingermarks were not measurable</w:t>
      </w:r>
      <w:r>
        <w:rPr>
          <w:sz w:val="20"/>
          <w:szCs w:val="20"/>
        </w:rPr>
        <w:t xml:space="preserve"> as </w:t>
      </w:r>
      <w:r w:rsidRPr="003C7A02">
        <w:rPr>
          <w:sz w:val="20"/>
          <w:szCs w:val="20"/>
        </w:rPr>
        <w:t>method requires four minutiae other than the core.</w:t>
      </w:r>
      <w:r>
        <w:rPr>
          <w:sz w:val="20"/>
          <w:szCs w:val="20"/>
        </w:rPr>
        <w:t xml:space="preserve"> Two fingermarks included the core as one of only four minutiae, one a Semi-Auto/22 and one a Semi-Auto/38.</w:t>
      </w:r>
    </w:p>
    <w:p w14:paraId="57C66831" w14:textId="77777777" w:rsidR="006737DA" w:rsidRDefault="006737DA" w:rsidP="006737DA"/>
    <w:p w14:paraId="71980E8B" w14:textId="77777777" w:rsidR="006737DA" w:rsidRDefault="006737DA" w:rsidP="006737DA">
      <w:pPr>
        <w:ind w:left="-90"/>
      </w:pPr>
    </w:p>
    <w:p w14:paraId="7172D62A" w14:textId="77777777" w:rsidR="006737DA" w:rsidRDefault="006737DA" w:rsidP="006737DA">
      <w:pPr>
        <w:ind w:left="-90"/>
      </w:pPr>
    </w:p>
    <w:p w14:paraId="5D8F0A35" w14:textId="77777777" w:rsidR="006737DA" w:rsidRDefault="006737DA" w:rsidP="006737DA">
      <w:pPr>
        <w:ind w:left="-90"/>
      </w:pPr>
    </w:p>
    <w:p w14:paraId="53878452" w14:textId="77777777" w:rsidR="006737DA" w:rsidRDefault="006737DA" w:rsidP="006737DA">
      <w:pPr>
        <w:ind w:left="-90"/>
      </w:pPr>
    </w:p>
    <w:p w14:paraId="10EC1B4E" w14:textId="77777777" w:rsidR="006737DA" w:rsidRDefault="006737DA" w:rsidP="006737DA">
      <w:pPr>
        <w:ind w:left="-90"/>
      </w:pPr>
    </w:p>
    <w:p w14:paraId="4CE026D3" w14:textId="77777777" w:rsidR="006737DA" w:rsidRDefault="006737DA" w:rsidP="006737DA">
      <w:pPr>
        <w:ind w:left="-90"/>
      </w:pPr>
    </w:p>
    <w:p w14:paraId="4E3E3BED" w14:textId="77777777" w:rsidR="006737DA" w:rsidRDefault="006737DA" w:rsidP="006737DA">
      <w:pPr>
        <w:ind w:left="-90"/>
      </w:pPr>
      <w:r>
        <w:rPr>
          <w:noProof/>
        </w:rPr>
        <w:lastRenderedPageBreak/>
        <w:drawing>
          <wp:anchor distT="0" distB="0" distL="114300" distR="114300" simplePos="0" relativeHeight="251656192" behindDoc="0" locked="0" layoutInCell="1" allowOverlap="1" wp14:anchorId="5392875D" wp14:editId="375FE675">
            <wp:simplePos x="0" y="0"/>
            <wp:positionH relativeFrom="column">
              <wp:posOffset>345905</wp:posOffset>
            </wp:positionH>
            <wp:positionV relativeFrom="paragraph">
              <wp:posOffset>269</wp:posOffset>
            </wp:positionV>
            <wp:extent cx="5048250" cy="3977005"/>
            <wp:effectExtent l="0" t="0" r="0" b="4445"/>
            <wp:wrapSquare wrapText="bothSides"/>
            <wp:docPr id="1361446831" name="Picture 19"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46831" name="Picture 19" descr="A graph of different colored lines&#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48250" cy="3977005"/>
                    </a:xfrm>
                    <a:prstGeom prst="rect">
                      <a:avLst/>
                    </a:prstGeom>
                  </pic:spPr>
                </pic:pic>
              </a:graphicData>
            </a:graphic>
            <wp14:sizeRelH relativeFrom="margin">
              <wp14:pctWidth>0</wp14:pctWidth>
            </wp14:sizeRelH>
            <wp14:sizeRelV relativeFrom="margin">
              <wp14:pctHeight>0</wp14:pctHeight>
            </wp14:sizeRelV>
          </wp:anchor>
        </w:drawing>
      </w:r>
    </w:p>
    <w:p w14:paraId="448DD3AE" w14:textId="77777777" w:rsidR="006737DA" w:rsidRDefault="006737DA" w:rsidP="006737DA">
      <w:pPr>
        <w:ind w:left="-90"/>
      </w:pPr>
    </w:p>
    <w:p w14:paraId="0FFE9939" w14:textId="77777777" w:rsidR="006737DA" w:rsidRDefault="006737DA" w:rsidP="006737DA">
      <w:pPr>
        <w:ind w:left="-90"/>
      </w:pPr>
    </w:p>
    <w:p w14:paraId="3548DF79" w14:textId="77777777" w:rsidR="006737DA" w:rsidRDefault="006737DA" w:rsidP="006737DA">
      <w:pPr>
        <w:ind w:left="-90"/>
      </w:pPr>
    </w:p>
    <w:p w14:paraId="47B1EE89" w14:textId="77777777" w:rsidR="006737DA" w:rsidRDefault="006737DA" w:rsidP="006737DA">
      <w:pPr>
        <w:ind w:left="-90"/>
      </w:pPr>
    </w:p>
    <w:p w14:paraId="1018E5D9" w14:textId="77777777" w:rsidR="006737DA" w:rsidRDefault="006737DA" w:rsidP="006737DA">
      <w:pPr>
        <w:ind w:left="-90"/>
      </w:pPr>
    </w:p>
    <w:p w14:paraId="263674C6" w14:textId="77777777" w:rsidR="006737DA" w:rsidRDefault="006737DA" w:rsidP="006737DA">
      <w:pPr>
        <w:ind w:left="-90"/>
      </w:pPr>
    </w:p>
    <w:p w14:paraId="122A9996" w14:textId="77777777" w:rsidR="006737DA" w:rsidRDefault="006737DA" w:rsidP="006737DA">
      <w:pPr>
        <w:ind w:left="-90"/>
      </w:pPr>
    </w:p>
    <w:p w14:paraId="0752D82D" w14:textId="77777777" w:rsidR="006737DA" w:rsidRDefault="006737DA" w:rsidP="006737DA">
      <w:pPr>
        <w:ind w:left="-90"/>
      </w:pPr>
    </w:p>
    <w:p w14:paraId="103BF12B" w14:textId="77777777" w:rsidR="006737DA" w:rsidRDefault="006737DA" w:rsidP="006737DA">
      <w:pPr>
        <w:ind w:left="-90"/>
      </w:pPr>
    </w:p>
    <w:p w14:paraId="669FC8A6" w14:textId="77777777" w:rsidR="006737DA" w:rsidRDefault="006737DA" w:rsidP="006737DA">
      <w:pPr>
        <w:ind w:left="-90"/>
      </w:pPr>
    </w:p>
    <w:p w14:paraId="1AE173D4" w14:textId="77777777" w:rsidR="006737DA" w:rsidRDefault="006737DA" w:rsidP="006737DA">
      <w:pPr>
        <w:ind w:left="-90"/>
      </w:pPr>
    </w:p>
    <w:p w14:paraId="56255897" w14:textId="77777777" w:rsidR="006737DA" w:rsidRDefault="006737DA" w:rsidP="006737DA">
      <w:pPr>
        <w:ind w:left="-90"/>
      </w:pPr>
    </w:p>
    <w:p w14:paraId="71C48B1E" w14:textId="77777777" w:rsidR="006737DA" w:rsidRDefault="006737DA" w:rsidP="006737DA">
      <w:pPr>
        <w:ind w:left="-90"/>
      </w:pPr>
    </w:p>
    <w:p w14:paraId="1C19FE2E" w14:textId="77777777" w:rsidR="006737DA" w:rsidRDefault="006737DA" w:rsidP="006737DA">
      <w:pPr>
        <w:ind w:left="-90"/>
      </w:pPr>
    </w:p>
    <w:p w14:paraId="2C38DCFD" w14:textId="77777777" w:rsidR="006737DA" w:rsidRDefault="006737DA" w:rsidP="006737DA">
      <w:pPr>
        <w:ind w:left="-90"/>
      </w:pPr>
    </w:p>
    <w:p w14:paraId="1C82AB2E" w14:textId="77777777" w:rsidR="006737DA" w:rsidRDefault="006737DA" w:rsidP="006737DA">
      <w:pPr>
        <w:ind w:left="-90"/>
      </w:pPr>
    </w:p>
    <w:p w14:paraId="5BEDD24F" w14:textId="77777777" w:rsidR="006737DA" w:rsidRDefault="006737DA" w:rsidP="006737DA">
      <w:pPr>
        <w:ind w:left="-90"/>
      </w:pPr>
    </w:p>
    <w:p w14:paraId="4DAA0F4B" w14:textId="77777777" w:rsidR="006737DA" w:rsidRDefault="006737DA" w:rsidP="006737DA">
      <w:pPr>
        <w:ind w:left="-90"/>
      </w:pPr>
    </w:p>
    <w:p w14:paraId="10198DFC" w14:textId="77777777" w:rsidR="006737DA" w:rsidRDefault="006737DA" w:rsidP="006737DA">
      <w:pPr>
        <w:ind w:left="-90"/>
      </w:pPr>
    </w:p>
    <w:p w14:paraId="3F68B8F0" w14:textId="77777777" w:rsidR="006737DA" w:rsidRDefault="006737DA" w:rsidP="006737DA">
      <w:pPr>
        <w:ind w:left="-90"/>
      </w:pPr>
    </w:p>
    <w:p w14:paraId="2F8BB877" w14:textId="77777777" w:rsidR="006737DA" w:rsidRDefault="006737DA" w:rsidP="006737DA">
      <w:pPr>
        <w:ind w:left="-90"/>
      </w:pPr>
    </w:p>
    <w:p w14:paraId="1E306893" w14:textId="77777777" w:rsidR="006737DA" w:rsidRDefault="006737DA" w:rsidP="006737DA">
      <w:pPr>
        <w:ind w:left="-90"/>
      </w:pPr>
    </w:p>
    <w:p w14:paraId="4228A3D9" w14:textId="77777777" w:rsidR="006737DA" w:rsidRDefault="006737DA" w:rsidP="006737DA">
      <w:pPr>
        <w:ind w:left="-90"/>
      </w:pPr>
      <w:r w:rsidRPr="00B62CA6">
        <w:t xml:space="preserve">Figure </w:t>
      </w:r>
      <w:r w:rsidR="0089433C">
        <w:t>8</w:t>
      </w:r>
      <w:r w:rsidRPr="00B62CA6">
        <w:t>.</w:t>
      </w:r>
      <w:r>
        <w:t xml:space="preserve"> Number of fingermarks per 100 cartridges showing a given Log</w:t>
      </w:r>
      <w:r w:rsidRPr="006C66E8">
        <w:rPr>
          <w:vertAlign w:val="subscript"/>
        </w:rPr>
        <w:t>10</w:t>
      </w:r>
      <w:r>
        <w:t xml:space="preserve"> ESLR or higher. Given the high correlation of the ESLRs with annotated minutiae (Figure </w:t>
      </w:r>
      <w:r w:rsidR="0089433C">
        <w:t>7</w:t>
      </w:r>
      <w:r>
        <w:t xml:space="preserve">), the trends closely follow those for seen for annotated minutiae (Figure </w:t>
      </w:r>
      <w:r w:rsidR="0089433C">
        <w:t>6</w:t>
      </w:r>
      <w:r>
        <w:t xml:space="preserve">). </w:t>
      </w:r>
    </w:p>
    <w:p w14:paraId="2C228A82" w14:textId="77777777" w:rsidR="006737DA" w:rsidRDefault="006737DA" w:rsidP="006737DA">
      <w:pPr>
        <w:ind w:left="-90"/>
      </w:pPr>
    </w:p>
    <w:p w14:paraId="44286C6D" w14:textId="77777777" w:rsidR="006737DA" w:rsidRDefault="006737DA" w:rsidP="006737DA"/>
    <w:p w14:paraId="5DD46B36" w14:textId="77777777" w:rsidR="006737DA" w:rsidRPr="00460A68" w:rsidRDefault="006737DA" w:rsidP="006737DA">
      <w:pPr>
        <w:ind w:left="-180" w:right="-130"/>
        <w:jc w:val="center"/>
      </w:pPr>
      <w:r w:rsidRPr="00460A68">
        <w:t xml:space="preserve">Table 7. </w:t>
      </w:r>
      <w:bookmarkStart w:id="15" w:name="_Hlk196477752"/>
      <w:r w:rsidRPr="00460A68">
        <w:t>Number of Fingermarks Per 100 Cartridges Showing a Given Log</w:t>
      </w:r>
      <w:r w:rsidRPr="00460A68">
        <w:rPr>
          <w:vertAlign w:val="subscript"/>
        </w:rPr>
        <w:t>10</w:t>
      </w:r>
      <w:r w:rsidRPr="00460A68">
        <w:t xml:space="preserve"> ESLR or Higher</w:t>
      </w:r>
      <w:bookmarkEnd w:id="15"/>
    </w:p>
    <w:p w14:paraId="3921D9C0" w14:textId="77777777" w:rsidR="006737DA" w:rsidRDefault="006737DA" w:rsidP="006737DA">
      <w:r w:rsidRPr="006A7EB2">
        <w:rPr>
          <w:noProof/>
        </w:rPr>
        <w:drawing>
          <wp:anchor distT="0" distB="0" distL="114300" distR="114300" simplePos="0" relativeHeight="251657216" behindDoc="0" locked="0" layoutInCell="1" allowOverlap="1" wp14:anchorId="7518F104" wp14:editId="58E3107A">
            <wp:simplePos x="0" y="0"/>
            <wp:positionH relativeFrom="column">
              <wp:posOffset>350545</wp:posOffset>
            </wp:positionH>
            <wp:positionV relativeFrom="paragraph">
              <wp:posOffset>93098</wp:posOffset>
            </wp:positionV>
            <wp:extent cx="5177642" cy="1823770"/>
            <wp:effectExtent l="0" t="0" r="4445" b="5080"/>
            <wp:wrapSquare wrapText="bothSides"/>
            <wp:docPr id="1694644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77642" cy="1823770"/>
                    </a:xfrm>
                    <a:prstGeom prst="rect">
                      <a:avLst/>
                    </a:prstGeom>
                    <a:noFill/>
                    <a:ln>
                      <a:noFill/>
                    </a:ln>
                  </pic:spPr>
                </pic:pic>
              </a:graphicData>
            </a:graphic>
          </wp:anchor>
        </w:drawing>
      </w:r>
    </w:p>
    <w:p w14:paraId="62AB5A23" w14:textId="77777777" w:rsidR="006737DA" w:rsidRDefault="006737DA" w:rsidP="006737DA"/>
    <w:p w14:paraId="62ADE42D" w14:textId="77777777" w:rsidR="006737DA" w:rsidRDefault="006737DA" w:rsidP="006737DA"/>
    <w:p w14:paraId="44178F07" w14:textId="77777777" w:rsidR="006737DA" w:rsidRDefault="006737DA" w:rsidP="006737DA"/>
    <w:p w14:paraId="56D6E2F9" w14:textId="77777777" w:rsidR="006737DA" w:rsidRDefault="006737DA" w:rsidP="006737DA"/>
    <w:p w14:paraId="0CCE45B9" w14:textId="77777777" w:rsidR="006737DA" w:rsidRDefault="006737DA" w:rsidP="006737DA"/>
    <w:p w14:paraId="605586D3" w14:textId="77777777" w:rsidR="006737DA" w:rsidRDefault="006737DA" w:rsidP="006737DA"/>
    <w:p w14:paraId="4C222478" w14:textId="77777777" w:rsidR="006737DA" w:rsidRDefault="006737DA" w:rsidP="006737DA"/>
    <w:p w14:paraId="54DDE4F0" w14:textId="77777777" w:rsidR="006737DA" w:rsidRDefault="006737DA" w:rsidP="006737DA"/>
    <w:p w14:paraId="5FA4A0C1" w14:textId="77777777" w:rsidR="006737DA" w:rsidRDefault="006737DA" w:rsidP="006737DA"/>
    <w:p w14:paraId="49B7F696" w14:textId="77777777" w:rsidR="006737DA" w:rsidRDefault="006737DA" w:rsidP="006737DA"/>
    <w:p w14:paraId="317BB69A" w14:textId="77777777" w:rsidR="006737DA" w:rsidRDefault="006737DA" w:rsidP="006737DA"/>
    <w:p w14:paraId="7219112D" w14:textId="77777777" w:rsidR="006737DA" w:rsidRDefault="006737DA" w:rsidP="006737DA"/>
    <w:p w14:paraId="46B4E661" w14:textId="77777777" w:rsidR="006737DA" w:rsidRDefault="006737DA" w:rsidP="006737DA">
      <w:r>
        <w:t xml:space="preserve">The strong correlation of ESLRs with the number of minutiae (as shown in Figure </w:t>
      </w:r>
      <w:r w:rsidR="0089433C">
        <w:t>7</w:t>
      </w:r>
      <w:r>
        <w:t xml:space="preserve">) explains the similar appearance of the charts in Figures </w:t>
      </w:r>
      <w:r w:rsidR="0089433C">
        <w:t>6</w:t>
      </w:r>
      <w:r>
        <w:t xml:space="preserve"> and </w:t>
      </w:r>
      <w:r w:rsidR="0089433C">
        <w:t>8</w:t>
      </w:r>
      <w:r>
        <w:t xml:space="preserve">. As with the numbers of minutiae in Figure </w:t>
      </w:r>
      <w:r w:rsidR="0089433C">
        <w:t>6</w:t>
      </w:r>
      <w:r>
        <w:t xml:space="preserve">, Figure </w:t>
      </w:r>
      <w:r w:rsidR="0089433C">
        <w:t>8</w:t>
      </w:r>
      <w:r>
        <w:t xml:space="preserve"> shows higher ESLR values for t</w:t>
      </w:r>
      <w:r w:rsidRPr="000E0E03">
        <w:t>he 45 and 38 revolver classes</w:t>
      </w:r>
      <w:r>
        <w:t>, intermediate values for 32 automatics, and smaller numbers, similar to one another, for the other four classes</w:t>
      </w:r>
      <w:bookmarkStart w:id="16" w:name="_Hlk196472966"/>
      <w:r>
        <w:t xml:space="preserve">. </w:t>
      </w:r>
      <w:bookmarkEnd w:id="16"/>
    </w:p>
    <w:p w14:paraId="24F6FAD2" w14:textId="77777777" w:rsidR="005A31C1" w:rsidRDefault="005A31C1" w:rsidP="00EB259E">
      <w:pPr>
        <w:tabs>
          <w:tab w:val="left" w:pos="360"/>
        </w:tabs>
      </w:pPr>
      <w:r>
        <w:rPr>
          <w:b/>
          <w:bCs/>
        </w:rPr>
        <w:lastRenderedPageBreak/>
        <w:t>IV. Discussion and Conclusions</w:t>
      </w:r>
    </w:p>
    <w:p w14:paraId="32010D20" w14:textId="77777777" w:rsidR="005A31C1" w:rsidRDefault="005A31C1" w:rsidP="002E3387"/>
    <w:p w14:paraId="6D615F5C" w14:textId="77777777" w:rsidR="001F6439" w:rsidRPr="00A44EFE" w:rsidRDefault="001F6439" w:rsidP="001F6439">
      <w:pPr>
        <w:rPr>
          <w:u w:val="single"/>
        </w:rPr>
      </w:pPr>
      <w:r>
        <w:rPr>
          <w:u w:val="single"/>
        </w:rPr>
        <w:t>A</w:t>
      </w:r>
      <w:r w:rsidRPr="00A44EFE">
        <w:rPr>
          <w:u w:val="single"/>
        </w:rPr>
        <w:t>. Finding of High Associative Values Among NonIdentifiable Fingermarks</w:t>
      </w:r>
    </w:p>
    <w:p w14:paraId="4B944B5A" w14:textId="77777777" w:rsidR="001F6439" w:rsidRDefault="001F6439" w:rsidP="001F6439">
      <w:r>
        <w:t>Tables 3 and 4 show that many more NIFMs (414) than identifiable fingermarks (64) were found on loaded handgun ammunition. The associative values of the NIFMs by handgun type and caliber class are given in Table 8. Comparing Table 8 (NIFMs only) to Table 6 (all fingermarks, including IDs) shows, as expected, that most of the identifiable fingermarks had higher ESLRs. Figure 9 shows the proportions of NIFMs and identifiable fingermarks by Log</w:t>
      </w:r>
      <w:r w:rsidRPr="0089579D">
        <w:rPr>
          <w:vertAlign w:val="subscript"/>
        </w:rPr>
        <w:t>10</w:t>
      </w:r>
      <w:r>
        <w:t xml:space="preserve"> ESLR. Identifiable fingermarks dominate those with ESLRs exceeding 100 million, and NIFMs dominate those below 10 million.</w:t>
      </w:r>
    </w:p>
    <w:p w14:paraId="131B8A00" w14:textId="77777777" w:rsidR="001F6439" w:rsidRDefault="001F6439" w:rsidP="001F6439"/>
    <w:p w14:paraId="2289CE5C" w14:textId="77777777" w:rsidR="001F6439" w:rsidRDefault="001F6439" w:rsidP="001F6439">
      <w:r>
        <w:t>However, the associative values of the NIFMs are very high. Based on the measured ESLR values, and</w:t>
      </w:r>
      <w:r w:rsidRPr="006A7EB2">
        <w:t xml:space="preserve"> following the </w:t>
      </w:r>
      <w:r>
        <w:t xml:space="preserve">EFSI </w:t>
      </w:r>
      <w:r w:rsidRPr="006A7EB2">
        <w:t>Guideline for Evaluative Reporting</w:t>
      </w:r>
      <w:r>
        <w:t xml:space="preserve"> </w:t>
      </w:r>
      <w:r w:rsidRPr="006A7EB2">
        <w:t>[</w:t>
      </w:r>
      <w:r w:rsidR="00072542">
        <w:t>15</w:t>
      </w:r>
      <w:r w:rsidRPr="006A7EB2">
        <w:t>]</w:t>
      </w:r>
      <w:r>
        <w:t>,</w:t>
      </w:r>
      <w:r w:rsidRPr="006A7EB2">
        <w:t xml:space="preserve"> </w:t>
      </w:r>
      <w:r>
        <w:t>35.7</w:t>
      </w:r>
      <w:r w:rsidRPr="006A7EB2">
        <w:t>% of the 41</w:t>
      </w:r>
      <w:r>
        <w:t>4</w:t>
      </w:r>
      <w:r w:rsidRPr="006A7EB2">
        <w:t xml:space="preserve"> NIFMs recovered from the ammunition in this study would be rated as providing strong support for association, another </w:t>
      </w:r>
      <w:r>
        <w:t>34.1</w:t>
      </w:r>
      <w:r w:rsidRPr="006A7EB2">
        <w:t xml:space="preserve">% </w:t>
      </w:r>
      <w:r>
        <w:t xml:space="preserve">would be </w:t>
      </w:r>
      <w:r w:rsidRPr="006A7EB2">
        <w:t>rated as providing very strong support, and 10</w:t>
      </w:r>
      <w:r>
        <w:t>.4</w:t>
      </w:r>
      <w:r w:rsidRPr="006A7EB2">
        <w:t>% as providing extremely strong support</w:t>
      </w:r>
      <w:r>
        <w:t xml:space="preserve"> (the highest level of reporting in [</w:t>
      </w:r>
      <w:r w:rsidR="00072542">
        <w:t>15</w:t>
      </w:r>
      <w:r>
        <w:t>]).</w:t>
      </w:r>
    </w:p>
    <w:p w14:paraId="1BBE6748" w14:textId="77777777" w:rsidR="0018769C" w:rsidRDefault="0018769C" w:rsidP="001F6439"/>
    <w:p w14:paraId="728CF00C" w14:textId="77777777" w:rsidR="0018769C" w:rsidRDefault="0018769C" w:rsidP="001F6439"/>
    <w:p w14:paraId="23E1F3B9" w14:textId="77777777" w:rsidR="001F6439" w:rsidRDefault="001F6439" w:rsidP="001F6439"/>
    <w:p w14:paraId="2E4FC152" w14:textId="77777777" w:rsidR="001F6439" w:rsidRDefault="001F6439" w:rsidP="001F6439">
      <w:pPr>
        <w:jc w:val="center"/>
      </w:pPr>
      <w:r>
        <w:t>Table 8. Log</w:t>
      </w:r>
      <w:r w:rsidRPr="00170CD2">
        <w:rPr>
          <w:vertAlign w:val="subscript"/>
        </w:rPr>
        <w:t>10</w:t>
      </w:r>
      <w:r>
        <w:rPr>
          <w:vertAlign w:val="subscript"/>
        </w:rPr>
        <w:t xml:space="preserve"> </w:t>
      </w:r>
      <w:r>
        <w:t>ESLRs</w:t>
      </w:r>
      <w:r w:rsidRPr="002906D3">
        <w:t xml:space="preserve"> </w:t>
      </w:r>
      <w:r>
        <w:t xml:space="preserve">for </w:t>
      </w:r>
      <w:r w:rsidR="00DF0006">
        <w:t>412</w:t>
      </w:r>
      <w:r w:rsidR="00DF0006">
        <w:rPr>
          <w:vertAlign w:val="superscript"/>
        </w:rPr>
        <w:t>1</w:t>
      </w:r>
      <w:r w:rsidR="00DF0006">
        <w:t xml:space="preserve"> </w:t>
      </w:r>
      <w:r>
        <w:t xml:space="preserve">NIFMs </w:t>
      </w:r>
      <w:r w:rsidRPr="002906D3">
        <w:t>by Handgun Type and Caliber Class</w:t>
      </w:r>
    </w:p>
    <w:p w14:paraId="44B83AB5" w14:textId="77777777" w:rsidR="001F6439" w:rsidRDefault="00DF0006" w:rsidP="001F6439">
      <w:r w:rsidRPr="00DF0006">
        <w:rPr>
          <w:noProof/>
        </w:rPr>
        <w:drawing>
          <wp:inline distT="0" distB="0" distL="0" distR="0" wp14:anchorId="557E5591" wp14:editId="7E66A585">
            <wp:extent cx="5943600" cy="3308985"/>
            <wp:effectExtent l="0" t="0" r="0" b="5715"/>
            <wp:docPr id="11474185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308985"/>
                    </a:xfrm>
                    <a:prstGeom prst="rect">
                      <a:avLst/>
                    </a:prstGeom>
                    <a:noFill/>
                    <a:ln>
                      <a:noFill/>
                    </a:ln>
                  </pic:spPr>
                </pic:pic>
              </a:graphicData>
            </a:graphic>
          </wp:inline>
        </w:drawing>
      </w:r>
    </w:p>
    <w:p w14:paraId="6AB11C60" w14:textId="77777777" w:rsidR="001F6439" w:rsidRPr="00DF0006" w:rsidRDefault="00DF0006" w:rsidP="00DF0006">
      <w:pPr>
        <w:rPr>
          <w:sz w:val="20"/>
          <w:szCs w:val="20"/>
        </w:rPr>
      </w:pPr>
      <w:r w:rsidRPr="00DF0006">
        <w:rPr>
          <w:sz w:val="20"/>
          <w:szCs w:val="20"/>
          <w:vertAlign w:val="superscript"/>
        </w:rPr>
        <w:t>1</w:t>
      </w:r>
      <w:r w:rsidRPr="00DF0006">
        <w:rPr>
          <w:sz w:val="20"/>
          <w:szCs w:val="20"/>
        </w:rPr>
        <w:t xml:space="preserve">ESLRs for two of the NIFMs having four minutiae were not measurable as in </w:t>
      </w:r>
      <w:r>
        <w:rPr>
          <w:sz w:val="20"/>
          <w:szCs w:val="20"/>
        </w:rPr>
        <w:t xml:space="preserve">each of </w:t>
      </w:r>
      <w:r w:rsidRPr="00DF0006">
        <w:rPr>
          <w:sz w:val="20"/>
          <w:szCs w:val="20"/>
        </w:rPr>
        <w:t>these marks one of the four minutiae was the core</w:t>
      </w:r>
      <w:r>
        <w:rPr>
          <w:sz w:val="20"/>
          <w:szCs w:val="20"/>
        </w:rPr>
        <w:t xml:space="preserve"> of the fingermark. One mark was Semi-Auto/22 and the other was Semi-Auto/38.</w:t>
      </w:r>
    </w:p>
    <w:p w14:paraId="279A7AEC" w14:textId="77777777" w:rsidR="001F6439" w:rsidRDefault="001F6439" w:rsidP="001F6439"/>
    <w:p w14:paraId="6C6A86B9" w14:textId="77777777" w:rsidR="001F6439" w:rsidRDefault="001F6439" w:rsidP="001F6439"/>
    <w:p w14:paraId="4DBF62FD" w14:textId="77777777" w:rsidR="001F6439" w:rsidRDefault="001F6439" w:rsidP="001F6439"/>
    <w:p w14:paraId="42456072" w14:textId="77777777" w:rsidR="001F6439" w:rsidRDefault="001F6439" w:rsidP="001F6439"/>
    <w:p w14:paraId="7A91DBC3" w14:textId="77777777" w:rsidR="001F6439" w:rsidRDefault="001F6439" w:rsidP="001F6439"/>
    <w:p w14:paraId="48A8CCB0" w14:textId="77777777" w:rsidR="001F6439" w:rsidRDefault="001F6439" w:rsidP="001F6439"/>
    <w:p w14:paraId="0EC157BA" w14:textId="77777777" w:rsidR="001F6439" w:rsidRDefault="001F6439" w:rsidP="001F6439">
      <w:r>
        <w:rPr>
          <w:noProof/>
        </w:rPr>
        <w:lastRenderedPageBreak/>
        <w:drawing>
          <wp:anchor distT="0" distB="0" distL="114300" distR="114300" simplePos="0" relativeHeight="251659264" behindDoc="0" locked="0" layoutInCell="1" allowOverlap="1" wp14:anchorId="76522D0D" wp14:editId="52AB4A18">
            <wp:simplePos x="0" y="0"/>
            <wp:positionH relativeFrom="column">
              <wp:posOffset>1036254</wp:posOffset>
            </wp:positionH>
            <wp:positionV relativeFrom="paragraph">
              <wp:posOffset>41910</wp:posOffset>
            </wp:positionV>
            <wp:extent cx="3792220" cy="2274570"/>
            <wp:effectExtent l="0" t="0" r="0" b="0"/>
            <wp:wrapSquare wrapText="bothSides"/>
            <wp:docPr id="18874320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92220" cy="2274570"/>
                    </a:xfrm>
                    <a:prstGeom prst="rect">
                      <a:avLst/>
                    </a:prstGeom>
                    <a:noFill/>
                  </pic:spPr>
                </pic:pic>
              </a:graphicData>
            </a:graphic>
            <wp14:sizeRelH relativeFrom="margin">
              <wp14:pctWidth>0</wp14:pctWidth>
            </wp14:sizeRelH>
            <wp14:sizeRelV relativeFrom="margin">
              <wp14:pctHeight>0</wp14:pctHeight>
            </wp14:sizeRelV>
          </wp:anchor>
        </w:drawing>
      </w:r>
    </w:p>
    <w:p w14:paraId="2A4F419B" w14:textId="77777777" w:rsidR="001F6439" w:rsidRDefault="001F6439" w:rsidP="001F6439"/>
    <w:p w14:paraId="3D949247" w14:textId="77777777" w:rsidR="001F6439" w:rsidRDefault="001F6439" w:rsidP="001F6439"/>
    <w:p w14:paraId="07BC85C3" w14:textId="77777777" w:rsidR="001F6439" w:rsidRDefault="001F6439" w:rsidP="001F6439"/>
    <w:p w14:paraId="666446C1" w14:textId="77777777" w:rsidR="001F6439" w:rsidRDefault="001F6439" w:rsidP="001F6439"/>
    <w:p w14:paraId="2FFB4DCE" w14:textId="77777777" w:rsidR="001F6439" w:rsidRDefault="001F6439" w:rsidP="001F6439"/>
    <w:p w14:paraId="56E49CB2" w14:textId="77777777" w:rsidR="001F6439" w:rsidRDefault="001F6439" w:rsidP="001F6439"/>
    <w:p w14:paraId="1B5C2FBC" w14:textId="77777777" w:rsidR="001F6439" w:rsidRDefault="001F6439" w:rsidP="001F6439"/>
    <w:p w14:paraId="3A9FF552" w14:textId="77777777" w:rsidR="001F6439" w:rsidRDefault="001F6439" w:rsidP="001F6439"/>
    <w:p w14:paraId="25932335" w14:textId="77777777" w:rsidR="001F6439" w:rsidRDefault="001F6439" w:rsidP="001F6439"/>
    <w:p w14:paraId="18BA689F" w14:textId="77777777" w:rsidR="001F6439" w:rsidRDefault="001F6439" w:rsidP="001F6439"/>
    <w:p w14:paraId="424C505D" w14:textId="77777777" w:rsidR="001F6439" w:rsidRDefault="001F6439" w:rsidP="001F6439"/>
    <w:p w14:paraId="04B3C6E5" w14:textId="77777777" w:rsidR="001F6439" w:rsidRDefault="001F6439" w:rsidP="001F6439"/>
    <w:p w14:paraId="7FE20120" w14:textId="77777777" w:rsidR="001F6439" w:rsidRDefault="001F6439" w:rsidP="001F6439"/>
    <w:p w14:paraId="1C5222D6" w14:textId="77777777" w:rsidR="001F6439" w:rsidRPr="001F6439" w:rsidRDefault="001F6439" w:rsidP="001F6439">
      <w:pPr>
        <w:rPr>
          <w:sz w:val="20"/>
          <w:szCs w:val="20"/>
        </w:rPr>
      </w:pPr>
      <w:r w:rsidRPr="001F6439">
        <w:rPr>
          <w:sz w:val="20"/>
          <w:szCs w:val="20"/>
        </w:rPr>
        <w:t>Figure 9. Proportions of NIFMs and identifiable fingermarks by Log</w:t>
      </w:r>
      <w:r w:rsidRPr="001F6439">
        <w:rPr>
          <w:sz w:val="20"/>
          <w:szCs w:val="20"/>
          <w:vertAlign w:val="subscript"/>
        </w:rPr>
        <w:t>10</w:t>
      </w:r>
      <w:r w:rsidRPr="001F6439">
        <w:rPr>
          <w:sz w:val="20"/>
          <w:szCs w:val="20"/>
        </w:rPr>
        <w:t xml:space="preserve"> ESLR. Identifiable fingermarks dominate the ESLRs exceeding 100 million, while NIFMs dominate those below 10 million.</w:t>
      </w:r>
    </w:p>
    <w:p w14:paraId="160F291D" w14:textId="77777777" w:rsidR="001F6439" w:rsidRDefault="001F6439" w:rsidP="001F6439"/>
    <w:p w14:paraId="5EA8E7F1" w14:textId="77777777" w:rsidR="001F6439" w:rsidRDefault="001F6439" w:rsidP="001F6439">
      <w:r>
        <w:rPr>
          <w:noProof/>
        </w:rPr>
        <w:drawing>
          <wp:anchor distT="0" distB="0" distL="114300" distR="114300" simplePos="0" relativeHeight="251660288" behindDoc="0" locked="0" layoutInCell="1" allowOverlap="1" wp14:anchorId="D7E805DA" wp14:editId="15CD44F3">
            <wp:simplePos x="0" y="0"/>
            <wp:positionH relativeFrom="column">
              <wp:posOffset>1033145</wp:posOffset>
            </wp:positionH>
            <wp:positionV relativeFrom="paragraph">
              <wp:posOffset>45720</wp:posOffset>
            </wp:positionV>
            <wp:extent cx="3794760" cy="2276856"/>
            <wp:effectExtent l="0" t="0" r="2540" b="0"/>
            <wp:wrapTopAndBottom/>
            <wp:docPr id="19128761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794760" cy="2276856"/>
                    </a:xfrm>
                    <a:prstGeom prst="rect">
                      <a:avLst/>
                    </a:prstGeom>
                    <a:noFill/>
                  </pic:spPr>
                </pic:pic>
              </a:graphicData>
            </a:graphic>
            <wp14:sizeRelH relativeFrom="margin">
              <wp14:pctWidth>0</wp14:pctWidth>
            </wp14:sizeRelH>
            <wp14:sizeRelV relativeFrom="margin">
              <wp14:pctHeight>0</wp14:pctHeight>
            </wp14:sizeRelV>
          </wp:anchor>
        </w:drawing>
      </w:r>
    </w:p>
    <w:p w14:paraId="10D7016A" w14:textId="77777777" w:rsidR="001F6439" w:rsidRPr="001F6439" w:rsidRDefault="001F6439" w:rsidP="001F6439">
      <w:pPr>
        <w:rPr>
          <w:sz w:val="20"/>
          <w:szCs w:val="20"/>
        </w:rPr>
      </w:pPr>
      <w:r w:rsidRPr="001F6439">
        <w:rPr>
          <w:sz w:val="20"/>
          <w:szCs w:val="20"/>
        </w:rPr>
        <w:t>Figure 10. Estimated cartridge-level yield when only identifiable fingermarks are counted versus when NIFMs are included. The additional yield from including NIFMs is substantial across all handgun categories and is especially large in the revolver categories.</w:t>
      </w:r>
    </w:p>
    <w:p w14:paraId="235DF276" w14:textId="77777777" w:rsidR="001F6439" w:rsidRDefault="001F6439" w:rsidP="001F6439"/>
    <w:p w14:paraId="662B601F" w14:textId="77777777" w:rsidR="001F6439" w:rsidRDefault="001F6439" w:rsidP="001F6439">
      <w:r>
        <w:rPr>
          <w:noProof/>
        </w:rPr>
        <w:lastRenderedPageBreak/>
        <w:drawing>
          <wp:anchor distT="0" distB="0" distL="114300" distR="114300" simplePos="0" relativeHeight="251661312" behindDoc="0" locked="0" layoutInCell="1" allowOverlap="1" wp14:anchorId="B682575E" wp14:editId="6DB00C1A">
            <wp:simplePos x="0" y="0"/>
            <wp:positionH relativeFrom="column">
              <wp:posOffset>1033145</wp:posOffset>
            </wp:positionH>
            <wp:positionV relativeFrom="paragraph">
              <wp:posOffset>45720</wp:posOffset>
            </wp:positionV>
            <wp:extent cx="3794760" cy="2276856"/>
            <wp:effectExtent l="0" t="0" r="2540" b="0"/>
            <wp:wrapTopAndBottom/>
            <wp:docPr id="19128761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794760" cy="2276856"/>
                    </a:xfrm>
                    <a:prstGeom prst="rect">
                      <a:avLst/>
                    </a:prstGeom>
                    <a:noFill/>
                  </pic:spPr>
                </pic:pic>
              </a:graphicData>
            </a:graphic>
            <wp14:sizeRelH relativeFrom="margin">
              <wp14:pctWidth>0</wp14:pctWidth>
            </wp14:sizeRelH>
            <wp14:sizeRelV relativeFrom="margin">
              <wp14:pctHeight>0</wp14:pctHeight>
            </wp14:sizeRelV>
          </wp:anchor>
        </w:drawing>
      </w:r>
    </w:p>
    <w:p w14:paraId="302BE1EF" w14:textId="77777777" w:rsidR="00F95DE9" w:rsidRDefault="008F30D5" w:rsidP="001F6439">
      <w:pPr>
        <w:rPr>
          <w:ins w:id="17" w:author="Cuellar, Maria" w:date="2026-05-21T13:25:00Z" w16du:dateUtc="2026-05-21T17:25:00Z"/>
          <w:sz w:val="20"/>
          <w:szCs w:val="20"/>
        </w:rPr>
      </w:pPr>
      <w:ins w:id="18" w:author="Cuellar, Maria" w:date="2026-05-21T13:21:00Z" w16du:dateUtc="2026-05-21T17:21:00Z">
        <w:r>
          <w:rPr>
            <w:sz w:val="20"/>
            <w:szCs w:val="20"/>
          </w:rPr>
          <w:t>Figure 11. Estimated proportion of cartridges yielding at least one NIFM, by handgun type and caliber class, with exact 95% confidence intervals.</w:t>
        </w:r>
      </w:ins>
    </w:p>
    <w:p w14:paraId="424323F5" w14:textId="77777777" w:rsidR="001F6439" w:rsidRDefault="001F6439" w:rsidP="001F6439">
      <w:r>
        <w:t>T</w:t>
      </w:r>
      <w:r w:rsidRPr="006A7EB2">
        <w:t>he</w:t>
      </w:r>
      <w:r>
        <w:t xml:space="preserve"> </w:t>
      </w:r>
      <w:r w:rsidRPr="006A7EB2">
        <w:t>findings clearly demonstrate the common occurrence of NIFMs of high associative value on loaded handgun ammunition. Although differences among handgun types and caliber classes occur, NIFMs providing strong support for association were found regularly (</w:t>
      </w:r>
      <w:r>
        <w:t xml:space="preserve">approximately 1/5 of the cartridges </w:t>
      </w:r>
      <w:r w:rsidRPr="006A7EB2">
        <w:t xml:space="preserve">examined) for each of the handgun type and caliber classes. </w:t>
      </w:r>
      <w:r>
        <w:t>Semi-automatic ammunition in the 32 caliber category showed twice this amount and r</w:t>
      </w:r>
      <w:r w:rsidRPr="006A7EB2">
        <w:t xml:space="preserve">evolver ammunition in the 45 and 38 caliber classes showed NIFMs occurring </w:t>
      </w:r>
      <w:r>
        <w:t>on approximately half of the cartridges examined.</w:t>
      </w:r>
    </w:p>
    <w:p w14:paraId="24C741C7" w14:textId="77777777" w:rsidR="001F6439" w:rsidRDefault="001F6439" w:rsidP="001F6439">
      <w:pPr>
        <w:rPr>
          <w:u w:val="single"/>
        </w:rPr>
      </w:pPr>
    </w:p>
    <w:p w14:paraId="0B33259F" w14:textId="77777777" w:rsidR="00A72830" w:rsidRDefault="00A72830" w:rsidP="001F6439">
      <w:pPr>
        <w:rPr>
          <w:u w:val="single"/>
        </w:rPr>
      </w:pPr>
      <w:r>
        <w:rPr>
          <w:u w:val="single"/>
        </w:rPr>
        <w:t>B</w:t>
      </w:r>
      <w:r w:rsidR="001F6439" w:rsidRPr="00910635">
        <w:rPr>
          <w:u w:val="single"/>
        </w:rPr>
        <w:t xml:space="preserve">. Significance of </w:t>
      </w:r>
      <w:r>
        <w:rPr>
          <w:u w:val="single"/>
        </w:rPr>
        <w:t xml:space="preserve">these </w:t>
      </w:r>
      <w:r w:rsidR="001F6439">
        <w:rPr>
          <w:u w:val="single"/>
        </w:rPr>
        <w:t>Finding</w:t>
      </w:r>
      <w:r>
        <w:rPr>
          <w:u w:val="single"/>
        </w:rPr>
        <w:t>s</w:t>
      </w:r>
      <w:r w:rsidR="001F6439">
        <w:rPr>
          <w:u w:val="single"/>
        </w:rPr>
        <w:t xml:space="preserve"> </w:t>
      </w:r>
    </w:p>
    <w:p w14:paraId="4436EC53" w14:textId="77777777" w:rsidR="00A72830" w:rsidRDefault="00A72830" w:rsidP="001F6439">
      <w:pPr>
        <w:rPr>
          <w:u w:val="single"/>
        </w:rPr>
      </w:pPr>
    </w:p>
    <w:p w14:paraId="0A150266" w14:textId="77777777" w:rsidR="001F6439" w:rsidRPr="00C6687B" w:rsidRDefault="001F6439" w:rsidP="001F6439">
      <w:r w:rsidRPr="00C6687B">
        <w:t xml:space="preserve">Table 7 summarizes the findings for ammunition cartridges in each of the handgun type and caliber classes. </w:t>
      </w:r>
    </w:p>
    <w:p w14:paraId="6309B927" w14:textId="77777777" w:rsidR="001F6439" w:rsidRPr="00C6687B" w:rsidRDefault="001F6439" w:rsidP="001F6439"/>
    <w:p w14:paraId="0710EC8E" w14:textId="77777777" w:rsidR="001F6439" w:rsidRDefault="001F6439" w:rsidP="001F6439">
      <w:r w:rsidRPr="00C6687B">
        <w:t xml:space="preserve">For example, the first row of </w:t>
      </w:r>
      <w:r>
        <w:t>Table 7 (reproduced below) shows</w:t>
      </w:r>
      <w:r w:rsidRPr="00C6687B">
        <w:t xml:space="preserve"> 21.7% of the cartridges from semi-automatic handguns in the 22 caliber class </w:t>
      </w:r>
      <w:r>
        <w:t>with</w:t>
      </w:r>
      <w:r w:rsidRPr="00C6687B">
        <w:t xml:space="preserve"> associative values rarer than an occurrence of one in 1000;</w:t>
      </w:r>
      <w:r w:rsidRPr="00C6687B">
        <w:rPr>
          <w:rStyle w:val="FootnoteReference"/>
        </w:rPr>
        <w:footnoteReference w:id="1"/>
      </w:r>
      <w:r w:rsidRPr="00C6687B">
        <w:t xml:space="preserve"> 14.6% </w:t>
      </w:r>
      <w:r>
        <w:t>with</w:t>
      </w:r>
      <w:r w:rsidRPr="00C6687B">
        <w:t xml:space="preserve"> values rarer than 1 in 10,000; and so forth, including 5</w:t>
      </w:r>
      <w:r>
        <w:t>.</w:t>
      </w:r>
      <w:r w:rsidRPr="00C6687B">
        <w:t xml:space="preserve">1% with </w:t>
      </w:r>
      <w:r w:rsidRPr="00C6687B">
        <w:lastRenderedPageBreak/>
        <w:t>values rarer than 1 in a million</w:t>
      </w:r>
      <w:r>
        <w:t xml:space="preserve">, </w:t>
      </w:r>
      <w:r w:rsidRPr="00C6687B">
        <w:t xml:space="preserve">reaching the highest level </w:t>
      </w:r>
      <w:r>
        <w:t xml:space="preserve">of reporting in the </w:t>
      </w:r>
      <w:r w:rsidRPr="00C6687B">
        <w:t>EFSI Guideline</w:t>
      </w:r>
      <w:r>
        <w:t xml:space="preserve"> </w:t>
      </w:r>
      <w:r w:rsidRPr="00C6687B">
        <w:t>[</w:t>
      </w:r>
      <w:r w:rsidR="00072542">
        <w:t>15</w:t>
      </w:r>
      <w:r w:rsidRPr="00C6687B">
        <w:t>]</w:t>
      </w:r>
      <w:r>
        <w:t>.</w:t>
      </w:r>
      <w:r w:rsidRPr="00C6687B">
        <w:t xml:space="preserve"> </w:t>
      </w:r>
    </w:p>
    <w:p w14:paraId="2F4FBFD4" w14:textId="77777777" w:rsidR="001F6439" w:rsidRDefault="001F6439" w:rsidP="001F6439">
      <w:r w:rsidRPr="00C6687B">
        <w:rPr>
          <w:noProof/>
        </w:rPr>
        <w:drawing>
          <wp:anchor distT="0" distB="0" distL="114300" distR="114300" simplePos="0" relativeHeight="251662336" behindDoc="0" locked="0" layoutInCell="1" allowOverlap="1" wp14:anchorId="4B06A354" wp14:editId="4A873E73">
            <wp:simplePos x="0" y="0"/>
            <wp:positionH relativeFrom="column">
              <wp:posOffset>328511</wp:posOffset>
            </wp:positionH>
            <wp:positionV relativeFrom="paragraph">
              <wp:posOffset>101169</wp:posOffset>
            </wp:positionV>
            <wp:extent cx="5236845" cy="467360"/>
            <wp:effectExtent l="0" t="0" r="1905" b="8890"/>
            <wp:wrapSquare wrapText="bothSides"/>
            <wp:docPr id="2797935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36845" cy="467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7F035B" w14:textId="77777777" w:rsidR="001F6439" w:rsidRDefault="001F6439" w:rsidP="001F6439"/>
    <w:p w14:paraId="20B07DA5" w14:textId="77777777" w:rsidR="001F6439" w:rsidRDefault="001F6439" w:rsidP="001F6439"/>
    <w:p w14:paraId="2DD0F6A3" w14:textId="77777777" w:rsidR="001F6439" w:rsidRDefault="001F6439" w:rsidP="001F6439"/>
    <w:p w14:paraId="4492A0EF" w14:textId="77777777" w:rsidR="001F6439" w:rsidRDefault="001F6439" w:rsidP="001F6439">
      <w:r w:rsidRPr="00C6687B">
        <w:t xml:space="preserve">In casework, the number of </w:t>
      </w:r>
      <w:r>
        <w:t>ammunition cartridges</w:t>
      </w:r>
      <w:r w:rsidRPr="00C6687B">
        <w:t xml:space="preserve"> in any loaded handgun will vary, and each </w:t>
      </w:r>
      <w:r>
        <w:t>cartridge</w:t>
      </w:r>
      <w:r w:rsidRPr="00C6687B">
        <w:t xml:space="preserve"> provides an opportunity for recovery </w:t>
      </w:r>
      <w:r>
        <w:t xml:space="preserve">of </w:t>
      </w:r>
      <w:r w:rsidRPr="00C6687B">
        <w:t xml:space="preserve">fingermarks leading to evidence </w:t>
      </w:r>
      <w:r>
        <w:t xml:space="preserve">supporting or refuting the </w:t>
      </w:r>
      <w:r w:rsidRPr="00C6687B">
        <w:t>associati</w:t>
      </w:r>
      <w:r>
        <w:t xml:space="preserve">on of </w:t>
      </w:r>
      <w:r w:rsidRPr="00C6687B">
        <w:t xml:space="preserve">the handgun </w:t>
      </w:r>
      <w:r>
        <w:t>with</w:t>
      </w:r>
      <w:r w:rsidRPr="00C6687B">
        <w:t xml:space="preserve"> an individual. </w:t>
      </w:r>
      <w:r>
        <w:t xml:space="preserve">Table 9 </w:t>
      </w:r>
      <w:r w:rsidRPr="00C6687B">
        <w:t xml:space="preserve">shows percentages </w:t>
      </w:r>
      <w:r w:rsidRPr="00460A68">
        <w:rPr>
          <w:i/>
          <w:iCs/>
        </w:rPr>
        <w:t>of handgun loads</w:t>
      </w:r>
      <w:r w:rsidRPr="00C6687B">
        <w:t xml:space="preserve"> </w:t>
      </w:r>
      <w:r>
        <w:t>in this study with cartridges</w:t>
      </w:r>
      <w:r w:rsidRPr="00460A68">
        <w:t xml:space="preserve"> </w:t>
      </w:r>
      <w:r>
        <w:t>s</w:t>
      </w:r>
      <w:r w:rsidRPr="00460A68">
        <w:t xml:space="preserve">howing </w:t>
      </w:r>
      <w:r>
        <w:t xml:space="preserve">a fingermark with </w:t>
      </w:r>
      <w:r w:rsidRPr="00460A68">
        <w:t xml:space="preserve">a </w:t>
      </w:r>
      <w:r>
        <w:t>g</w:t>
      </w:r>
      <w:r w:rsidRPr="00460A68">
        <w:t>iven Log</w:t>
      </w:r>
      <w:r w:rsidRPr="000A7016">
        <w:rPr>
          <w:vertAlign w:val="subscript"/>
        </w:rPr>
        <w:t>10</w:t>
      </w:r>
      <w:r w:rsidRPr="00460A68">
        <w:t xml:space="preserve"> ESLR or </w:t>
      </w:r>
      <w:r>
        <w:t>h</w:t>
      </w:r>
      <w:r w:rsidRPr="00460A68">
        <w:t>igher.</w:t>
      </w:r>
      <w:r w:rsidRPr="00C6687B">
        <w:t xml:space="preserve"> </w:t>
      </w:r>
    </w:p>
    <w:p w14:paraId="4834C2DF" w14:textId="77777777" w:rsidR="001F6439" w:rsidRDefault="001F6439" w:rsidP="001F6439"/>
    <w:p w14:paraId="2B24BAE2" w14:textId="77777777" w:rsidR="00A72830" w:rsidRDefault="00A72830" w:rsidP="00A72830">
      <w:r w:rsidRPr="00C6687B">
        <w:t xml:space="preserve">For example, </w:t>
      </w:r>
      <w:r>
        <w:t>from</w:t>
      </w:r>
      <w:r w:rsidRPr="00C6687B">
        <w:t xml:space="preserve"> the first row of </w:t>
      </w:r>
      <w:r>
        <w:t>Table 9</w:t>
      </w:r>
      <w:r w:rsidRPr="00C6687B">
        <w:t xml:space="preserve">, </w:t>
      </w:r>
      <w:r>
        <w:t>47</w:t>
      </w:r>
      <w:r w:rsidRPr="00C6687B">
        <w:t>.</w:t>
      </w:r>
      <w:r>
        <w:t>6</w:t>
      </w:r>
      <w:r w:rsidRPr="00C6687B">
        <w:t xml:space="preserve">% of the semi-automatic handguns in the 22 caliber class showed fingermarks on </w:t>
      </w:r>
      <w:r w:rsidRPr="00C6687B">
        <w:rPr>
          <w:i/>
          <w:iCs/>
        </w:rPr>
        <w:t>at least one of their loaded ammunition</w:t>
      </w:r>
      <w:r w:rsidRPr="00BB54EB">
        <w:rPr>
          <w:i/>
          <w:iCs/>
        </w:rPr>
        <w:t xml:space="preserve"> cartridges </w:t>
      </w:r>
      <w:r w:rsidRPr="00C6687B">
        <w:t xml:space="preserve">showing associative values rarer than an occurrence of one in </w:t>
      </w:r>
      <w:r>
        <w:t>10</w:t>
      </w:r>
      <w:r w:rsidRPr="00C6687B">
        <w:t>00;</w:t>
      </w:r>
      <w:r>
        <w:t xml:space="preserve"> 42</w:t>
      </w:r>
      <w:r w:rsidRPr="00C6687B">
        <w:t>.</w:t>
      </w:r>
      <w:r>
        <w:t>9</w:t>
      </w:r>
      <w:r w:rsidRPr="00C6687B">
        <w:t xml:space="preserve">% showed values rarer than 1 in </w:t>
      </w:r>
      <w:r>
        <w:t>1</w:t>
      </w:r>
      <w:r w:rsidRPr="00C6687B">
        <w:t xml:space="preserve">0,000; and so forth, including </w:t>
      </w:r>
      <w:r>
        <w:t>19.0</w:t>
      </w:r>
      <w:r w:rsidRPr="00C6687B">
        <w:t>% with values rarer than 1 in a million</w:t>
      </w:r>
      <w:r>
        <w:t xml:space="preserve">, </w:t>
      </w:r>
      <w:r w:rsidRPr="00C6687B">
        <w:t xml:space="preserve">reaching the highest level </w:t>
      </w:r>
      <w:r>
        <w:t xml:space="preserve">of reporting in the </w:t>
      </w:r>
      <w:r w:rsidRPr="00C6687B">
        <w:t>EFSI Guideline</w:t>
      </w:r>
      <w:r>
        <w:t>.</w:t>
      </w:r>
      <w:r w:rsidRPr="00C6687B">
        <w:t>[</w:t>
      </w:r>
      <w:r w:rsidR="00072542">
        <w:t>15</w:t>
      </w:r>
      <w:r w:rsidRPr="00C6687B">
        <w:t>]</w:t>
      </w:r>
      <w:r>
        <w:t xml:space="preserve"> The other ammunition classes show associative values at this highest level ranging from a low of 10.3% (22 caliber revolver class) to a high of 41.2% (45 revolver class).</w:t>
      </w:r>
    </w:p>
    <w:p w14:paraId="3B2229B9" w14:textId="77777777" w:rsidR="00A72830" w:rsidRDefault="00A72830" w:rsidP="001F6439"/>
    <w:p w14:paraId="28A76BD6" w14:textId="77777777" w:rsidR="00A72830" w:rsidRDefault="00A72830" w:rsidP="001F6439"/>
    <w:p w14:paraId="39E0AB1D" w14:textId="77777777" w:rsidR="001F6439" w:rsidRDefault="001F6439" w:rsidP="001F6439">
      <w:r>
        <w:t>Table 9. Percentage</w:t>
      </w:r>
      <w:r w:rsidRPr="00460A68">
        <w:t xml:space="preserve"> of </w:t>
      </w:r>
      <w:r>
        <w:t>Handgun Loads</w:t>
      </w:r>
      <w:r w:rsidRPr="00460A68">
        <w:t xml:space="preserve"> </w:t>
      </w:r>
      <w:r>
        <w:t>with Cartridges</w:t>
      </w:r>
      <w:r w:rsidRPr="00460A68">
        <w:t xml:space="preserve"> Showing </w:t>
      </w:r>
      <w:r>
        <w:t xml:space="preserve">a Fingermark with </w:t>
      </w:r>
      <w:r w:rsidRPr="00460A68">
        <w:t>a Given Log</w:t>
      </w:r>
      <w:r w:rsidRPr="000A7016">
        <w:rPr>
          <w:vertAlign w:val="subscript"/>
        </w:rPr>
        <w:t>10</w:t>
      </w:r>
      <w:r w:rsidRPr="00460A68">
        <w:t xml:space="preserve"> ESLR or Higher</w:t>
      </w:r>
    </w:p>
    <w:p w14:paraId="7B113E1D" w14:textId="77777777" w:rsidR="001F6439" w:rsidRDefault="00A72830" w:rsidP="001F6439">
      <w:r w:rsidRPr="000A7016">
        <w:rPr>
          <w:noProof/>
        </w:rPr>
        <w:drawing>
          <wp:anchor distT="0" distB="0" distL="114300" distR="114300" simplePos="0" relativeHeight="251663360" behindDoc="0" locked="0" layoutInCell="1" allowOverlap="1" wp14:anchorId="26AD3269" wp14:editId="40983B20">
            <wp:simplePos x="0" y="0"/>
            <wp:positionH relativeFrom="column">
              <wp:posOffset>385750</wp:posOffset>
            </wp:positionH>
            <wp:positionV relativeFrom="paragraph">
              <wp:posOffset>154519</wp:posOffset>
            </wp:positionV>
            <wp:extent cx="4925060" cy="1954530"/>
            <wp:effectExtent l="0" t="0" r="8890" b="7620"/>
            <wp:wrapSquare wrapText="bothSides"/>
            <wp:docPr id="4037934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25060" cy="1954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88E2C8" w14:textId="77777777" w:rsidR="001F6439" w:rsidRDefault="001F6439" w:rsidP="001F6439"/>
    <w:p w14:paraId="2171036D" w14:textId="77777777" w:rsidR="001F6439" w:rsidRDefault="001F6439" w:rsidP="001F6439"/>
    <w:p w14:paraId="079D2E3D" w14:textId="77777777" w:rsidR="001F6439" w:rsidRDefault="001F6439" w:rsidP="001F6439"/>
    <w:p w14:paraId="34039222" w14:textId="77777777" w:rsidR="001F6439" w:rsidRDefault="001F6439" w:rsidP="001F6439"/>
    <w:p w14:paraId="0809F022" w14:textId="77777777" w:rsidR="001F6439" w:rsidRDefault="001F6439" w:rsidP="001F6439"/>
    <w:p w14:paraId="004DEA4C" w14:textId="77777777" w:rsidR="001F6439" w:rsidRDefault="001F6439" w:rsidP="001F6439"/>
    <w:p w14:paraId="482223F3" w14:textId="77777777" w:rsidR="001F6439" w:rsidRDefault="001F6439" w:rsidP="001F6439"/>
    <w:p w14:paraId="60C9FFE9" w14:textId="77777777" w:rsidR="001F6439" w:rsidRDefault="001F6439" w:rsidP="001F6439"/>
    <w:p w14:paraId="406B85AE" w14:textId="77777777" w:rsidR="001F6439" w:rsidRDefault="001F6439" w:rsidP="001F6439"/>
    <w:p w14:paraId="77F43D99" w14:textId="77777777" w:rsidR="001F6439" w:rsidRDefault="001F6439" w:rsidP="001F6439"/>
    <w:p w14:paraId="6FEC0B2B" w14:textId="77777777" w:rsidR="001F6439" w:rsidRDefault="001F6439" w:rsidP="001F6439"/>
    <w:p w14:paraId="4D7562BD" w14:textId="77777777" w:rsidR="001F6439" w:rsidRDefault="001F6439" w:rsidP="001F6439"/>
    <w:p w14:paraId="2B59B8B7" w14:textId="77777777" w:rsidR="001F6439" w:rsidRDefault="001F6439" w:rsidP="001F6439"/>
    <w:p w14:paraId="2C1005F8" w14:textId="77777777" w:rsidR="001F6439" w:rsidRPr="00112107" w:rsidRDefault="00A72830" w:rsidP="001F6439">
      <w:pPr>
        <w:rPr>
          <w:u w:val="single"/>
        </w:rPr>
      </w:pPr>
      <w:r>
        <w:rPr>
          <w:u w:val="single"/>
        </w:rPr>
        <w:t>C</w:t>
      </w:r>
      <w:r w:rsidR="001F6439" w:rsidRPr="00112107">
        <w:rPr>
          <w:u w:val="single"/>
        </w:rPr>
        <w:t>. Applicability</w:t>
      </w:r>
      <w:r w:rsidR="002B6123">
        <w:rPr>
          <w:u w:val="single"/>
        </w:rPr>
        <w:t xml:space="preserve"> and Limitations</w:t>
      </w:r>
    </w:p>
    <w:p w14:paraId="7DC1CB7D" w14:textId="77777777" w:rsidR="002B6123" w:rsidRDefault="002B6123" w:rsidP="002B6123">
      <w:pPr>
        <w:rPr>
          <w:i/>
          <w:iCs/>
        </w:rPr>
      </w:pPr>
    </w:p>
    <w:p w14:paraId="0EA876CB" w14:textId="77777777" w:rsidR="002B6123" w:rsidRDefault="002B6123" w:rsidP="002B6123">
      <w:pPr>
        <w:rPr>
          <w:i/>
          <w:iCs/>
        </w:rPr>
      </w:pPr>
      <w:r>
        <w:rPr>
          <w:i/>
          <w:iCs/>
        </w:rPr>
        <w:t>Impact Scenarios</w:t>
      </w:r>
    </w:p>
    <w:p w14:paraId="6FE2114D" w14:textId="77777777" w:rsidR="0018769C" w:rsidRDefault="0018769C" w:rsidP="002B6123">
      <w:r>
        <w:t>Fingermarks on ammunition found loaded in handguns can result in material evidence in a variety of casework scenarios. Among the most important are:</w:t>
      </w:r>
    </w:p>
    <w:p w14:paraId="4EBEA2B8" w14:textId="77777777" w:rsidR="002B6123" w:rsidRDefault="0018769C" w:rsidP="0018769C">
      <w:pPr>
        <w:pStyle w:val="ListParagraph"/>
        <w:numPr>
          <w:ilvl w:val="0"/>
          <w:numId w:val="28"/>
        </w:numPr>
      </w:pPr>
      <w:r>
        <w:t>When the handgun is believed to have been discarded by a suspect while being chased from a crime scene</w:t>
      </w:r>
    </w:p>
    <w:p w14:paraId="02754E54" w14:textId="77777777" w:rsidR="002B6123" w:rsidRDefault="00CA1B60" w:rsidP="0018769C">
      <w:pPr>
        <w:pStyle w:val="ListParagraph"/>
        <w:numPr>
          <w:ilvl w:val="0"/>
          <w:numId w:val="28"/>
        </w:numPr>
      </w:pPr>
      <w:r>
        <w:t>When it is important to establish possession for a handgun found in an automobile or within a shared dwelling space</w:t>
      </w:r>
    </w:p>
    <w:p w14:paraId="694AAC0D" w14:textId="77777777" w:rsidR="002B6123" w:rsidRDefault="00CA1B60" w:rsidP="0018769C">
      <w:pPr>
        <w:pStyle w:val="ListParagraph"/>
        <w:numPr>
          <w:ilvl w:val="0"/>
          <w:numId w:val="28"/>
        </w:numPr>
      </w:pPr>
      <w:r>
        <w:t xml:space="preserve">When issues surround who has brought a handgun to a meeting or </w:t>
      </w:r>
      <w:r w:rsidR="00950767">
        <w:t xml:space="preserve">a </w:t>
      </w:r>
      <w:r>
        <w:t>scene of criminal activity</w:t>
      </w:r>
    </w:p>
    <w:p w14:paraId="70B77020" w14:textId="77777777" w:rsidR="00CA1B60" w:rsidRDefault="00CA1B60" w:rsidP="0018769C">
      <w:pPr>
        <w:pStyle w:val="ListParagraph"/>
        <w:numPr>
          <w:ilvl w:val="0"/>
          <w:numId w:val="28"/>
        </w:numPr>
      </w:pPr>
      <w:r>
        <w:lastRenderedPageBreak/>
        <w:t>When possession of the handgun can materially increase the penalties for an offense</w:t>
      </w:r>
    </w:p>
    <w:p w14:paraId="485560B4" w14:textId="77777777" w:rsidR="002B6123" w:rsidRPr="002B6123" w:rsidRDefault="00CA1B60" w:rsidP="0018769C">
      <w:pPr>
        <w:pStyle w:val="ListParagraph"/>
        <w:numPr>
          <w:ilvl w:val="0"/>
          <w:numId w:val="28"/>
        </w:numPr>
      </w:pPr>
      <w:r>
        <w:t>When possession of the handgun is a necessary element of the crime itself</w:t>
      </w:r>
    </w:p>
    <w:p w14:paraId="0E6BB495" w14:textId="77777777" w:rsidR="001F6439" w:rsidRDefault="001F6439" w:rsidP="001F6439">
      <w:pPr>
        <w:rPr>
          <w:b/>
          <w:bCs/>
        </w:rPr>
      </w:pPr>
    </w:p>
    <w:p w14:paraId="54FB6DC7" w14:textId="77777777" w:rsidR="002B6123" w:rsidRPr="0016616F" w:rsidRDefault="002B6123" w:rsidP="001F6439">
      <w:pPr>
        <w:rPr>
          <w:b/>
          <w:bCs/>
        </w:rPr>
      </w:pPr>
    </w:p>
    <w:p w14:paraId="4CAF473B" w14:textId="77777777" w:rsidR="001F6439" w:rsidRPr="0016616F" w:rsidRDefault="001F6439" w:rsidP="001F6439">
      <w:pPr>
        <w:rPr>
          <w:i/>
          <w:iCs/>
        </w:rPr>
      </w:pPr>
      <w:r w:rsidRPr="0016616F">
        <w:rPr>
          <w:i/>
          <w:iCs/>
        </w:rPr>
        <w:t>Limitations Arising from the Scope and Choice of Research Parameters</w:t>
      </w:r>
    </w:p>
    <w:p w14:paraId="7B4C7766" w14:textId="77777777" w:rsidR="001F6439" w:rsidRPr="0016616F" w:rsidRDefault="001F6439" w:rsidP="001F6439">
      <w:r w:rsidRPr="0016616F">
        <w:t xml:space="preserve">The choice of methods and approach used in this </w:t>
      </w:r>
      <w:r w:rsidR="00A72830">
        <w:t>research</w:t>
      </w:r>
      <w:r w:rsidRPr="0016616F">
        <w:t xml:space="preserve"> were suitable to meet the research goal of finding how often NIFMs occur</w:t>
      </w:r>
      <w:r w:rsidRPr="0016616F">
        <w:rPr>
          <w:spacing w:val="-5"/>
        </w:rPr>
        <w:t xml:space="preserve"> </w:t>
      </w:r>
      <w:r w:rsidRPr="0016616F">
        <w:t>on</w:t>
      </w:r>
      <w:r w:rsidRPr="0016616F">
        <w:rPr>
          <w:spacing w:val="-5"/>
        </w:rPr>
        <w:t xml:space="preserve"> </w:t>
      </w:r>
      <w:r w:rsidRPr="0016616F">
        <w:t>loaded</w:t>
      </w:r>
      <w:r w:rsidRPr="0016616F">
        <w:rPr>
          <w:spacing w:val="-7"/>
        </w:rPr>
        <w:t xml:space="preserve"> </w:t>
      </w:r>
      <w:r w:rsidRPr="0016616F">
        <w:t>ammunition</w:t>
      </w:r>
      <w:r w:rsidRPr="0016616F">
        <w:rPr>
          <w:spacing w:val="-4"/>
        </w:rPr>
        <w:t xml:space="preserve"> </w:t>
      </w:r>
      <w:r w:rsidRPr="0016616F">
        <w:t xml:space="preserve">and what range of associative values can be expected. </w:t>
      </w:r>
      <w:r w:rsidR="00A72830">
        <w:t>A</w:t>
      </w:r>
      <w:r w:rsidRPr="0016616F">
        <w:t xml:space="preserve">mmunition </w:t>
      </w:r>
      <w:r w:rsidR="00A72830">
        <w:t xml:space="preserve">was collected </w:t>
      </w:r>
      <w:r w:rsidRPr="0016616F">
        <w:t xml:space="preserve">from a reasonably representative set of handguns, well-established methods </w:t>
      </w:r>
      <w:r w:rsidR="00A72830">
        <w:t xml:space="preserve">were used </w:t>
      </w:r>
      <w:r w:rsidRPr="0016616F">
        <w:t>to detect and photograph the fingermarks,</w:t>
      </w:r>
      <w:r w:rsidR="00A72830">
        <w:t xml:space="preserve"> </w:t>
      </w:r>
      <w:r w:rsidRPr="0016616F">
        <w:t>a highly experienced fingerprint expert</w:t>
      </w:r>
      <w:r w:rsidR="00A72830">
        <w:t xml:space="preserve"> evaluated the fingermarks</w:t>
      </w:r>
      <w:r w:rsidRPr="0016616F">
        <w:t xml:space="preserve">, </w:t>
      </w:r>
      <w:r w:rsidR="00A72830">
        <w:t xml:space="preserve">and </w:t>
      </w:r>
      <w:r w:rsidRPr="0016616F">
        <w:t xml:space="preserve">associative values </w:t>
      </w:r>
      <w:r w:rsidR="00A72830">
        <w:t>were measured using a</w:t>
      </w:r>
      <w:r w:rsidRPr="0016616F">
        <w:t xml:space="preserve"> well-characterized, peer-reviewed method</w:t>
      </w:r>
      <w:r w:rsidR="00A72830">
        <w:t>.</w:t>
      </w:r>
    </w:p>
    <w:p w14:paraId="3F8D8382" w14:textId="77777777" w:rsidR="001F6439" w:rsidRPr="0016616F" w:rsidRDefault="001F6439" w:rsidP="001F6439"/>
    <w:p w14:paraId="32FAEB05" w14:textId="77777777" w:rsidR="001F6439" w:rsidRPr="0016616F" w:rsidRDefault="001F6439" w:rsidP="001F6439">
      <w:r w:rsidRPr="0016616F">
        <w:t>During ammunition loading and collection, several factors known to affect the leaving of fingermarks were intentionally left uncontrolled in this research (with the purpose of providing a reasonably representative set of conditions, rather than controlling them). These factors included</w:t>
      </w:r>
    </w:p>
    <w:p w14:paraId="5F16DBA8" w14:textId="77777777" w:rsidR="001F6439" w:rsidRPr="0016616F" w:rsidRDefault="001F6439" w:rsidP="001F6439">
      <w:pPr>
        <w:pStyle w:val="ListParagraph"/>
        <w:widowControl w:val="0"/>
        <w:numPr>
          <w:ilvl w:val="0"/>
          <w:numId w:val="27"/>
        </w:numPr>
        <w:autoSpaceDE w:val="0"/>
        <w:autoSpaceDN w:val="0"/>
        <w:ind w:left="1080" w:hanging="270"/>
        <w:contextualSpacing w:val="0"/>
      </w:pPr>
      <w:r w:rsidRPr="0016616F">
        <w:t>the loader’s susceptibility to leave fingermarks (which is known to vary among individuals)</w:t>
      </w:r>
    </w:p>
    <w:p w14:paraId="0AF5A8C1" w14:textId="77777777" w:rsidR="001F6439" w:rsidRPr="0016616F" w:rsidRDefault="001F6439" w:rsidP="001F6439">
      <w:pPr>
        <w:pStyle w:val="ListParagraph"/>
        <w:widowControl w:val="0"/>
        <w:numPr>
          <w:ilvl w:val="0"/>
          <w:numId w:val="27"/>
        </w:numPr>
        <w:autoSpaceDE w:val="0"/>
        <w:autoSpaceDN w:val="0"/>
        <w:ind w:left="1080" w:hanging="270"/>
        <w:contextualSpacing w:val="0"/>
      </w:pPr>
      <w:r w:rsidRPr="0016616F">
        <w:t>the cleanliness of the loader’s hands</w:t>
      </w:r>
    </w:p>
    <w:p w14:paraId="0D57BD19" w14:textId="77777777" w:rsidR="001F6439" w:rsidRPr="0016616F" w:rsidRDefault="001F6439" w:rsidP="001F6439">
      <w:pPr>
        <w:pStyle w:val="ListParagraph"/>
        <w:widowControl w:val="0"/>
        <w:numPr>
          <w:ilvl w:val="0"/>
          <w:numId w:val="27"/>
        </w:numPr>
        <w:autoSpaceDE w:val="0"/>
        <w:autoSpaceDN w:val="0"/>
        <w:ind w:left="1080" w:hanging="270"/>
        <w:contextualSpacing w:val="0"/>
      </w:pPr>
      <w:r w:rsidRPr="0016616F">
        <w:t>the presence or absence of corrosion or loose surface debris on the ammunition</w:t>
      </w:r>
    </w:p>
    <w:p w14:paraId="79FE1868" w14:textId="77777777" w:rsidR="001F6439" w:rsidRPr="0016616F" w:rsidRDefault="001F6439" w:rsidP="001F6439">
      <w:pPr>
        <w:pStyle w:val="ListParagraph"/>
        <w:widowControl w:val="0"/>
        <w:numPr>
          <w:ilvl w:val="0"/>
          <w:numId w:val="27"/>
        </w:numPr>
        <w:autoSpaceDE w:val="0"/>
        <w:autoSpaceDN w:val="0"/>
        <w:ind w:left="1080" w:hanging="270"/>
        <w:contextualSpacing w:val="0"/>
      </w:pPr>
      <w:r w:rsidRPr="0016616F">
        <w:t xml:space="preserve">the technique used for </w:t>
      </w:r>
      <w:r w:rsidR="00A72830" w:rsidRPr="0016616F">
        <w:t>loading</w:t>
      </w:r>
      <w:r w:rsidRPr="0016616F">
        <w:t xml:space="preserve"> the handgun (such as the use of speed loaders for revolvers, or magazine loaders for semi-automatic pistols)</w:t>
      </w:r>
    </w:p>
    <w:p w14:paraId="23FB540E" w14:textId="77777777" w:rsidR="001F6439" w:rsidRPr="0016616F" w:rsidRDefault="001F6439" w:rsidP="001F6439">
      <w:pPr>
        <w:pStyle w:val="ListParagraph"/>
        <w:ind w:left="1080"/>
      </w:pPr>
    </w:p>
    <w:p w14:paraId="7BD463BD" w14:textId="77777777" w:rsidR="001F6439" w:rsidRPr="0016616F" w:rsidRDefault="001F6439" w:rsidP="001F6439">
      <w:r w:rsidRPr="0016616F">
        <w:t>These factors could be the subject of additional investigation which would provide insight into how significantly they influence the chances that a useful fingermark would be left on loaded ammunition. However, the contribution of such insights may be limited as the factors are usually unknown in actual casework.</w:t>
      </w:r>
    </w:p>
    <w:p w14:paraId="1E0354E1" w14:textId="77777777" w:rsidR="001F6439" w:rsidRPr="0016616F" w:rsidRDefault="001F6439" w:rsidP="001F6439"/>
    <w:p w14:paraId="00DC01F3" w14:textId="77777777" w:rsidR="001F6439" w:rsidRPr="0016616F" w:rsidRDefault="001F6439" w:rsidP="001F6439">
      <w:r w:rsidRPr="0016616F">
        <w:t xml:space="preserve">Alternative, or more narrow classifications of handgun and ammunition types could </w:t>
      </w:r>
      <w:r w:rsidR="00EB49D4">
        <w:t xml:space="preserve">result in </w:t>
      </w:r>
      <w:r w:rsidRPr="0016616F">
        <w:t xml:space="preserve">additional distinctions. For example, the composition of cartridge casings (e.g. brass vs. nickel-plated), and overall differences in available surface area </w:t>
      </w:r>
      <w:r>
        <w:t>of cartridges</w:t>
      </w:r>
      <w:r w:rsidRPr="0016616F">
        <w:t xml:space="preserve"> (due to differences of length as well as diameter) were not investigated. This additional work could be of value to help with policy decisions if these </w:t>
      </w:r>
      <w:r>
        <w:t xml:space="preserve">decisions </w:t>
      </w:r>
      <w:r w:rsidRPr="0016616F">
        <w:t xml:space="preserve">become dependent on specific types of handguns, ammunition sizes and ammunition compositions. </w:t>
      </w:r>
    </w:p>
    <w:p w14:paraId="13438253" w14:textId="77777777" w:rsidR="001F6439" w:rsidRPr="0016616F" w:rsidRDefault="001F6439" w:rsidP="001F6439"/>
    <w:p w14:paraId="1FEB62BA" w14:textId="77777777" w:rsidR="001F6439" w:rsidRPr="0016616F" w:rsidRDefault="001F6439" w:rsidP="001F6439">
      <w:r w:rsidRPr="0016616F">
        <w:t xml:space="preserve">This </w:t>
      </w:r>
      <w:r w:rsidR="00EB49D4">
        <w:t>research</w:t>
      </w:r>
      <w:r w:rsidRPr="0016616F">
        <w:t xml:space="preserve"> used two very well established and widely applied methods for fingermark visualization (cyanoacrylate, or CA fuming, followed by fluorescent dye staining). These methods were applied sequentially and if one or more NIFMs were found after CA fuming, the second method was not applied. </w:t>
      </w:r>
      <w:r w:rsidR="00EB49D4">
        <w:t>Using</w:t>
      </w:r>
      <w:r w:rsidRPr="0016616F">
        <w:t xml:space="preserve"> fluorescent dye staining for all </w:t>
      </w:r>
      <w:r>
        <w:t>cartridges</w:t>
      </w:r>
      <w:r w:rsidRPr="0016616F">
        <w:t xml:space="preserve">, or the inclusion of other more specialized methods </w:t>
      </w:r>
      <w:r>
        <w:t xml:space="preserve">of fingermark visualization, </w:t>
      </w:r>
      <w:r w:rsidRPr="0016616F">
        <w:t>would increase the chances that more or better-quality fingermarks would be found.</w:t>
      </w:r>
    </w:p>
    <w:p w14:paraId="24373DDF" w14:textId="77777777" w:rsidR="001F6439" w:rsidRPr="0016616F" w:rsidRDefault="001F6439" w:rsidP="001F6439"/>
    <w:p w14:paraId="764D49FF" w14:textId="77777777" w:rsidR="001F6439" w:rsidRPr="0016616F" w:rsidRDefault="001F6439" w:rsidP="001F6439">
      <w:r w:rsidRPr="0016616F">
        <w:t xml:space="preserve">The </w:t>
      </w:r>
      <w:r w:rsidR="00EB49D4">
        <w:t xml:space="preserve">research </w:t>
      </w:r>
      <w:r w:rsidRPr="0016616F">
        <w:t xml:space="preserve">used a single, highly experienced fingerprint expert to evaluate candidate NIFMs and annotate their minutiae. These activities are known to be expert-dependent, and the results could be influenced if a different expert were to perform these evaluations. This </w:t>
      </w:r>
      <w:r w:rsidR="00E81E04">
        <w:t>work</w:t>
      </w:r>
      <w:r w:rsidRPr="0016616F">
        <w:t xml:space="preserve"> did not include reinvestigation of this well-known source of variation.</w:t>
      </w:r>
    </w:p>
    <w:p w14:paraId="0E1CA3C1" w14:textId="77777777" w:rsidR="001F6439" w:rsidRPr="0016616F" w:rsidRDefault="001F6439" w:rsidP="001F6439"/>
    <w:p w14:paraId="7BC2D264" w14:textId="77777777" w:rsidR="001F6439" w:rsidRPr="0016616F" w:rsidRDefault="001F6439" w:rsidP="001F6439">
      <w:r w:rsidRPr="0016616F">
        <w:lastRenderedPageBreak/>
        <w:t xml:space="preserve">The associative value of the NIFMs was measured using ESLRs (expected score-based likelihood ratios). This is one well-established, calibrated method to measure the associative value of a fingermark. However, there is no consensus or standardization regarding the use of this method, and the use of an alternative measurement method could change the results. To allow for this possibility, and preserve this project’s contribution, the entire dataset of NIFMs (original and annotated) </w:t>
      </w:r>
      <w:r>
        <w:t>has been published [</w:t>
      </w:r>
      <w:r w:rsidR="00072542">
        <w:t>16</w:t>
      </w:r>
      <w:r>
        <w:t>]</w:t>
      </w:r>
      <w:r w:rsidRPr="0016616F">
        <w:t xml:space="preserve"> and is available for further evaluation as measurement methods evolve. </w:t>
      </w:r>
    </w:p>
    <w:p w14:paraId="7C0E37C4" w14:textId="77777777" w:rsidR="001F6439" w:rsidRDefault="001F6439" w:rsidP="001F6439">
      <w:pPr>
        <w:ind w:firstLine="720"/>
      </w:pPr>
    </w:p>
    <w:p w14:paraId="487E5A8E" w14:textId="77777777" w:rsidR="00EF1A83" w:rsidRPr="0016616F" w:rsidRDefault="00EF1A83" w:rsidP="001F6439">
      <w:pPr>
        <w:ind w:firstLine="720"/>
      </w:pPr>
    </w:p>
    <w:p w14:paraId="3264D945" w14:textId="77777777" w:rsidR="001F6439" w:rsidRPr="0016616F" w:rsidRDefault="001F6439" w:rsidP="001F6439">
      <w:pPr>
        <w:rPr>
          <w:i/>
          <w:iCs/>
        </w:rPr>
      </w:pPr>
      <w:r w:rsidRPr="0016616F">
        <w:rPr>
          <w:i/>
          <w:iCs/>
        </w:rPr>
        <w:t>Challenges for Transition to Practice and Implementation</w:t>
      </w:r>
    </w:p>
    <w:p w14:paraId="61F0042E" w14:textId="77777777" w:rsidR="001F6439" w:rsidRPr="0016616F" w:rsidRDefault="001F6439" w:rsidP="001F6439">
      <w:r w:rsidRPr="0016616F">
        <w:t>The development and vetting of measurement methods to determine the associative value of comparisons of NIFMs to known fingermarks of an individual is one important challenge for transition to practice, but these methods will not be long in coming</w:t>
      </w:r>
      <w:r>
        <w:t>.[</w:t>
      </w:r>
      <w:r w:rsidR="00072542">
        <w:t>17</w:t>
      </w:r>
      <w:r w:rsidRPr="0016616F">
        <w:t>] Of parallel importance is the need for a paradigm change that recognizes the associative value and utility of NIFMs</w:t>
      </w:r>
      <w:r>
        <w:t>.</w:t>
      </w:r>
      <w:r w:rsidRPr="0016616F">
        <w:t>[</w:t>
      </w:r>
      <w:r>
        <w:t>1</w:t>
      </w:r>
      <w:r w:rsidR="00072542">
        <w:t>8</w:t>
      </w:r>
      <w:r w:rsidRPr="0016616F">
        <w:t>]</w:t>
      </w:r>
    </w:p>
    <w:p w14:paraId="4FDD49ED" w14:textId="77777777" w:rsidR="001F6439" w:rsidRPr="0016616F" w:rsidRDefault="001F6439" w:rsidP="001F6439"/>
    <w:p w14:paraId="7769F48B" w14:textId="77777777" w:rsidR="001F6439" w:rsidRDefault="001F6439" w:rsidP="001F6439">
      <w:r w:rsidRPr="0016616F">
        <w:t xml:space="preserve">One major challenge is the long-standing forensic workflow practice that includes an all-or-nothing triage step that recognizes identifiable fingermarks as useful and dismisses any </w:t>
      </w:r>
      <w:r>
        <w:t xml:space="preserve">potential associative </w:t>
      </w:r>
      <w:r w:rsidRPr="0016616F">
        <w:t xml:space="preserve">value for marks that fail to meet this threshold. Utilization of NIFMs as a new source of </w:t>
      </w:r>
      <w:r w:rsidR="0047109C">
        <w:t>information</w:t>
      </w:r>
      <w:r w:rsidRPr="0016616F">
        <w:t xml:space="preserve"> would require adjustment of these long</w:t>
      </w:r>
      <w:r>
        <w:t>-standing</w:t>
      </w:r>
      <w:r w:rsidRPr="0016616F">
        <w:t xml:space="preserve"> forensic examination practices and balancing the level of effort required with the utility of the resulting associations. Among the forensic science community, there is uncertainty regarding what new levels of effort would be required, what alternative procedures would need to be developed, and what benefits would result.[2] The present </w:t>
      </w:r>
      <w:r w:rsidR="00EB49D4">
        <w:t>research</w:t>
      </w:r>
      <w:r w:rsidRPr="0016616F">
        <w:t xml:space="preserve"> contributes to the body of work that shows an extremely high potential benefit: useful fingermarks with high associative value </w:t>
      </w:r>
      <w:r>
        <w:t>occur on</w:t>
      </w:r>
      <w:r w:rsidRPr="0016616F">
        <w:t xml:space="preserve"> nearly 6 times as many </w:t>
      </w:r>
      <w:r>
        <w:t xml:space="preserve">cartridges as when identifiable fingermarks alone are considered. </w:t>
      </w:r>
      <w:r w:rsidRPr="0016616F">
        <w:t>However, an important limiting factor that remains is the uncertainty about the increased cost (</w:t>
      </w:r>
      <w:r>
        <w:t>largely the l</w:t>
      </w:r>
      <w:r w:rsidRPr="0016616F">
        <w:t xml:space="preserve">evel of </w:t>
      </w:r>
      <w:r>
        <w:t>e</w:t>
      </w:r>
      <w:r w:rsidRPr="0016616F">
        <w:t xml:space="preserve">ffort) which would be needed to recover and utilize this new form of </w:t>
      </w:r>
      <w:r w:rsidR="0047109C">
        <w:t>information</w:t>
      </w:r>
      <w:r w:rsidRPr="0016616F">
        <w:t xml:space="preserve">. This project used labor-intensive research laboratory methods for two of the necessary steps: photographic documentation (including manual multiple exposures and related image processing for individual </w:t>
      </w:r>
      <w:r>
        <w:t>cartridges</w:t>
      </w:r>
      <w:r w:rsidRPr="0016616F">
        <w:t xml:space="preserve">) and annotation of minutiae (employing visual expert evaluation of each candidate NIFM). Accordingly, </w:t>
      </w:r>
      <w:r w:rsidR="00EB49D4">
        <w:t xml:space="preserve">for a realistic measurement of the level of effort a follow-on study is required that would utilize more </w:t>
      </w:r>
      <w:r w:rsidRPr="0016616F">
        <w:t xml:space="preserve">efficient </w:t>
      </w:r>
      <w:r w:rsidR="00EB49D4">
        <w:t xml:space="preserve">imaging and evaluation </w:t>
      </w:r>
      <w:r w:rsidRPr="0016616F">
        <w:t xml:space="preserve">technologies </w:t>
      </w:r>
      <w:r w:rsidR="00EB49D4">
        <w:t xml:space="preserve">that are </w:t>
      </w:r>
      <w:r w:rsidRPr="0016616F">
        <w:t>currently available in forensic laboratorie</w:t>
      </w:r>
      <w:r w:rsidR="00EB49D4">
        <w:t>s.</w:t>
      </w:r>
    </w:p>
    <w:p w14:paraId="36D76478" w14:textId="77777777" w:rsidR="005B5E43" w:rsidRDefault="005B5E43" w:rsidP="001F6439"/>
    <w:p w14:paraId="00361FB2" w14:textId="77777777" w:rsidR="005B5E43" w:rsidRPr="005B5E43" w:rsidRDefault="005B5E43" w:rsidP="001F6439">
      <w:pPr>
        <w:rPr>
          <w:u w:val="single"/>
        </w:rPr>
      </w:pPr>
      <w:r>
        <w:rPr>
          <w:u w:val="single"/>
        </w:rPr>
        <w:t xml:space="preserve">D. </w:t>
      </w:r>
      <w:r w:rsidRPr="005B5E43">
        <w:rPr>
          <w:u w:val="single"/>
        </w:rPr>
        <w:t>Conclusion</w:t>
      </w:r>
    </w:p>
    <w:p w14:paraId="376AA9CF" w14:textId="77777777" w:rsidR="00965FF3" w:rsidRPr="00965FF3" w:rsidRDefault="00965FF3" w:rsidP="00965FF3">
      <w:pPr>
        <w:ind w:hanging="2"/>
      </w:pPr>
      <w:r w:rsidRPr="00965FF3">
        <w:t xml:space="preserve">The findings clearly demonstrate the common occurrence of NIFMs of high associative value on loaded handgun ammunition. For this application it has been shown under realistic operational conditions that a six-fold increase in useful associative </w:t>
      </w:r>
      <w:r w:rsidR="0047109C">
        <w:t>information</w:t>
      </w:r>
      <w:r w:rsidRPr="00965FF3">
        <w:t xml:space="preserve"> results when NIFMs are included along with conventional fingerprints. This finding indicates that NIFMs are useful and that current forensic practice may be leaving recoverable information on the table. Similar value may be found when NIFMs are used for other items collected as evidence, or as part of the general fingerprint processing of crime scenes, although that should be evaluated directly in comparable studies. </w:t>
      </w:r>
      <w:ins w:id="40" w:author="Cuellar, Maria" w:date="2026-05-21T12:30:00Z" w16du:dateUtc="2026-05-21T16:30:00Z">
        <w:r w:rsidR="00484D36">
          <w:t xml:space="preserve"> These findings are based on loaded handgun ammunition and should be generalized to other evidence types with caution until comparable studies are conducted.</w:t>
        </w:r>
      </w:ins>
    </w:p>
    <w:p w14:paraId="1201423F" w14:textId="77777777" w:rsidR="00965FF3" w:rsidRPr="00965FF3" w:rsidRDefault="00965FF3" w:rsidP="00965FF3"/>
    <w:p w14:paraId="555716CB" w14:textId="77777777" w:rsidR="00965FF3" w:rsidRPr="00965FF3" w:rsidRDefault="00965FF3" w:rsidP="00965FF3">
      <w:r w:rsidRPr="00965FF3">
        <w:lastRenderedPageBreak/>
        <w:t>This is an extraordinary potential contribution, and one that does not depend on fundamentally new laboratory instrumentation, although implementation would still require workflow development, validation, and quality assurance. The use of NIFMs warrants immediate attention, with application to criminal investigations, the development and testing of alternative implementation protocols, validation of these protocols, and development of robust quality assurance procedures.</w:t>
      </w:r>
    </w:p>
    <w:p w14:paraId="09125486" w14:textId="77777777" w:rsidR="00965FF3" w:rsidRDefault="00965FF3" w:rsidP="001F6439"/>
    <w:p w14:paraId="1F4145F0" w14:textId="77777777" w:rsidR="00965FF3" w:rsidRDefault="00965FF3" w:rsidP="00965FF3">
      <w:r w:rsidRPr="005B5E43">
        <w:t>This research has answered the question of how often NIFMs occur on naturally loaded ammunition and what associative value can be expected. These findings allow an informed assessment of the potential utility of the approach and help set priority for development and validation of methods to exploit the use of NIFMs on ammunition. The NIFM dataset that has been developed is a lasting resource available for further examination as measurement and interpretive methods are refined.</w:t>
      </w:r>
    </w:p>
    <w:p w14:paraId="2624D6F0" w14:textId="77777777" w:rsidR="002B6123" w:rsidRDefault="002B6123" w:rsidP="00965FF3"/>
    <w:p w14:paraId="6E568B5A" w14:textId="77777777" w:rsidR="002B6123" w:rsidRDefault="00CA1B60" w:rsidP="00965FF3">
      <w:r w:rsidRPr="00CA1B60">
        <w:t>The r</w:t>
      </w:r>
      <w:r w:rsidR="002B6123" w:rsidRPr="00CA1B60">
        <w:t xml:space="preserve">esults of </w:t>
      </w:r>
      <w:r w:rsidRPr="00CA1B60">
        <w:t xml:space="preserve">the present and prior </w:t>
      </w:r>
      <w:r w:rsidR="002B6123" w:rsidRPr="00CA1B60">
        <w:t xml:space="preserve">research </w:t>
      </w:r>
      <w:r w:rsidRPr="00CA1B60">
        <w:t xml:space="preserve">[8,9,18] </w:t>
      </w:r>
      <w:r w:rsidR="002B6123" w:rsidRPr="00CA1B60">
        <w:t>have come to point that warrants dissemination beyond researchers and laboratory practitioners</w:t>
      </w:r>
      <w:r>
        <w:t xml:space="preserve">. The infrastructure to </w:t>
      </w:r>
      <w:r w:rsidR="005F5B95">
        <w:t>utilize</w:t>
      </w:r>
      <w:r>
        <w:t xml:space="preserve"> these fingermarks is largely in place, but the impetus to do so, with increased levels of </w:t>
      </w:r>
      <w:r w:rsidR="005F5B95">
        <w:t>effort for analysis, procedural modifications and education, must</w:t>
      </w:r>
      <w:r>
        <w:t xml:space="preserve"> come from </w:t>
      </w:r>
      <w:r w:rsidR="005F5B95">
        <w:t xml:space="preserve">a broader appreciation of the currently </w:t>
      </w:r>
      <w:r>
        <w:t xml:space="preserve">unexploited </w:t>
      </w:r>
      <w:r w:rsidR="005F5B95">
        <w:t xml:space="preserve">potential </w:t>
      </w:r>
      <w:r>
        <w:t xml:space="preserve">value </w:t>
      </w:r>
      <w:r w:rsidR="005F5B95">
        <w:t>of these marks. When this potential is understood by s</w:t>
      </w:r>
      <w:r w:rsidR="002B6123" w:rsidRPr="00CA1B60">
        <w:t>enior investigators, police chiefs, the legal community, and policy makers</w:t>
      </w:r>
      <w:r w:rsidR="005F5B95">
        <w:t xml:space="preserve"> it is reasonable to expect that the </w:t>
      </w:r>
      <w:r w:rsidR="002B6123" w:rsidRPr="00CA1B60">
        <w:t>motivation for investments in resources and tasking of the crime laboratory</w:t>
      </w:r>
      <w:r w:rsidR="005F5B95">
        <w:t xml:space="preserve"> will be forthcoming.</w:t>
      </w:r>
    </w:p>
    <w:p w14:paraId="092CF78E" w14:textId="77777777" w:rsidR="00965FF3" w:rsidRPr="0016616F" w:rsidRDefault="00965FF3" w:rsidP="001F6439"/>
    <w:p w14:paraId="1D21BFCE" w14:textId="77777777" w:rsidR="000A069C" w:rsidRDefault="000A069C" w:rsidP="00CE5F89">
      <w:pPr>
        <w:rPr>
          <w:b/>
        </w:rPr>
      </w:pPr>
    </w:p>
    <w:p w14:paraId="32C804AC" w14:textId="77777777" w:rsidR="00CE5F89" w:rsidRDefault="00CE5F89" w:rsidP="00CE5F89">
      <w:pPr>
        <w:rPr>
          <w:b/>
        </w:rPr>
      </w:pPr>
      <w:r>
        <w:rPr>
          <w:b/>
        </w:rPr>
        <w:t xml:space="preserve">V. </w:t>
      </w:r>
      <w:r w:rsidRPr="00324B9B">
        <w:rPr>
          <w:b/>
        </w:rPr>
        <w:t>References</w:t>
      </w:r>
    </w:p>
    <w:p w14:paraId="3E681539" w14:textId="77777777" w:rsidR="00CE5F89" w:rsidRDefault="00CE5F89" w:rsidP="00CE5F89">
      <w:pPr>
        <w:rPr>
          <w:b/>
        </w:rPr>
      </w:pPr>
    </w:p>
    <w:p w14:paraId="3A030446" w14:textId="77777777" w:rsidR="00621028" w:rsidRDefault="00621028" w:rsidP="00621028">
      <w:pPr>
        <w:pStyle w:val="EndNoteBibliography"/>
      </w:pPr>
      <w:r w:rsidRPr="002261AD">
        <w:t xml:space="preserve">1. Girelli, C.M., B.J. Lobo, A.G. Cunha, J.C. Freitas, and F.G. Emmerich, </w:t>
      </w:r>
      <w:r w:rsidRPr="002261AD">
        <w:rPr>
          <w:iCs/>
        </w:rPr>
        <w:t>Comparison of practical techniques to develop latent fingermarks on fired and unfired cartridge cases,</w:t>
      </w:r>
      <w:r w:rsidRPr="002261AD">
        <w:t xml:space="preserve"> </w:t>
      </w:r>
      <w:r w:rsidRPr="002261AD">
        <w:rPr>
          <w:i/>
          <w:iCs/>
        </w:rPr>
        <w:t xml:space="preserve">Forensic Sci Int </w:t>
      </w:r>
      <w:r w:rsidRPr="002261AD">
        <w:rPr>
          <w:b/>
        </w:rPr>
        <w:t>250</w:t>
      </w:r>
      <w:r w:rsidRPr="002261AD">
        <w:t>:17-26, 2015.</w:t>
      </w:r>
    </w:p>
    <w:p w14:paraId="20C7BFBB" w14:textId="77777777" w:rsidR="00621028" w:rsidRPr="002261AD" w:rsidRDefault="00621028" w:rsidP="00621028">
      <w:pPr>
        <w:pStyle w:val="EndNoteBibliography"/>
      </w:pPr>
    </w:p>
    <w:p w14:paraId="2A133BA8" w14:textId="77777777" w:rsidR="00621028" w:rsidRDefault="00621028" w:rsidP="00621028">
      <w:pPr>
        <w:pStyle w:val="EndNoteBibliography"/>
      </w:pPr>
      <w:r w:rsidRPr="002261AD">
        <w:t>2.</w:t>
      </w:r>
      <w:r>
        <w:t xml:space="preserve"> </w:t>
      </w:r>
      <w:r w:rsidRPr="002261AD">
        <w:t xml:space="preserve">Edmiston, K.E. and J. Johnson, </w:t>
      </w:r>
      <w:r w:rsidRPr="002261AD">
        <w:rPr>
          <w:iCs/>
        </w:rPr>
        <w:t xml:space="preserve">Determining an optimal sequence for chemical development of latent prints on cartridge casings and shotgun shells, </w:t>
      </w:r>
      <w:r w:rsidRPr="002261AD">
        <w:rPr>
          <w:i/>
          <w:iCs/>
        </w:rPr>
        <w:t>J Forensic Sci</w:t>
      </w:r>
      <w:r w:rsidRPr="002261AD">
        <w:t xml:space="preserve"> </w:t>
      </w:r>
      <w:r w:rsidRPr="002261AD">
        <w:rPr>
          <w:b/>
        </w:rPr>
        <w:t>54</w:t>
      </w:r>
      <w:r w:rsidRPr="002261AD">
        <w:t>(6):1327-1331, 2009.</w:t>
      </w:r>
    </w:p>
    <w:p w14:paraId="3EE463E3" w14:textId="77777777" w:rsidR="00621028" w:rsidRPr="002261AD" w:rsidRDefault="00621028" w:rsidP="00621028">
      <w:pPr>
        <w:pStyle w:val="EndNoteBibliography"/>
      </w:pPr>
    </w:p>
    <w:p w14:paraId="5AD8DCB8" w14:textId="77777777" w:rsidR="00621028" w:rsidRDefault="00621028" w:rsidP="00621028">
      <w:pPr>
        <w:pStyle w:val="EndNoteBibliography"/>
      </w:pPr>
      <w:r>
        <w:t>3</w:t>
      </w:r>
      <w:r w:rsidRPr="002261AD">
        <w:t>.</w:t>
      </w:r>
      <w:r>
        <w:t xml:space="preserve"> </w:t>
      </w:r>
      <w:r w:rsidRPr="002261AD">
        <w:t xml:space="preserve">Girelli, C.M.A., M.A. Vieira, K. Singh, A.G. Cunha, J.C.C. Freitas, and F.G. Emmerich, </w:t>
      </w:r>
      <w:r w:rsidRPr="002261AD">
        <w:rPr>
          <w:iCs/>
        </w:rPr>
        <w:t>Recovery of latent fingermarks from brass cartridge cases: Evaluation of developers, analysis of surfaces and internal ballistic effects,</w:t>
      </w:r>
      <w:r w:rsidRPr="002261AD">
        <w:t xml:space="preserve"> </w:t>
      </w:r>
      <w:r w:rsidRPr="002261AD">
        <w:rPr>
          <w:i/>
          <w:iCs/>
        </w:rPr>
        <w:t xml:space="preserve">Forensic Sci Int </w:t>
      </w:r>
      <w:r w:rsidRPr="002261AD">
        <w:rPr>
          <w:b/>
        </w:rPr>
        <w:t>290</w:t>
      </w:r>
      <w:r w:rsidRPr="002261AD">
        <w:t>:258-278, 2018.</w:t>
      </w:r>
    </w:p>
    <w:p w14:paraId="4C987634" w14:textId="77777777" w:rsidR="00621028" w:rsidRPr="002261AD" w:rsidRDefault="00621028" w:rsidP="00621028">
      <w:pPr>
        <w:pStyle w:val="EndNoteBibliography"/>
      </w:pPr>
    </w:p>
    <w:p w14:paraId="0FFB904C" w14:textId="77777777" w:rsidR="00621028" w:rsidRDefault="00621028" w:rsidP="00621028">
      <w:pPr>
        <w:pStyle w:val="EndNoteBibliography"/>
      </w:pPr>
      <w:r>
        <w:t>4</w:t>
      </w:r>
      <w:r w:rsidRPr="002261AD">
        <w:t>.</w:t>
      </w:r>
      <w:r>
        <w:t xml:space="preserve"> </w:t>
      </w:r>
      <w:r w:rsidRPr="002261AD">
        <w:t xml:space="preserve">Johnson, S., </w:t>
      </w:r>
      <w:r w:rsidRPr="002261AD">
        <w:rPr>
          <w:iCs/>
        </w:rPr>
        <w:t>Examining the Effectiveness of Processing Fired Cartridge Cases for Latent Evidence</w:t>
      </w:r>
      <w:r w:rsidRPr="002261AD">
        <w:rPr>
          <w:i/>
        </w:rPr>
        <w:t>,</w:t>
      </w:r>
      <w:r w:rsidRPr="002261AD">
        <w:t xml:space="preserve"> </w:t>
      </w:r>
      <w:r w:rsidRPr="002261AD">
        <w:rPr>
          <w:i/>
          <w:iCs/>
        </w:rPr>
        <w:t xml:space="preserve">J Forensic Ident </w:t>
      </w:r>
      <w:r w:rsidRPr="002261AD">
        <w:rPr>
          <w:b/>
        </w:rPr>
        <w:t>69</w:t>
      </w:r>
      <w:r w:rsidRPr="002261AD">
        <w:t>(1):27-34, 2019.</w:t>
      </w:r>
    </w:p>
    <w:p w14:paraId="40DB5A33" w14:textId="77777777" w:rsidR="00621028" w:rsidRPr="002261AD" w:rsidRDefault="00621028" w:rsidP="00621028">
      <w:pPr>
        <w:pStyle w:val="EndNoteBibliography"/>
      </w:pPr>
    </w:p>
    <w:p w14:paraId="3A201EE9" w14:textId="77777777" w:rsidR="00621028" w:rsidRDefault="00621028" w:rsidP="00621028">
      <w:pPr>
        <w:pStyle w:val="EndNoteBibliography"/>
      </w:pPr>
      <w:r>
        <w:t>5</w:t>
      </w:r>
      <w:r w:rsidRPr="002261AD">
        <w:t>.</w:t>
      </w:r>
      <w:r>
        <w:t xml:space="preserve"> </w:t>
      </w:r>
      <w:r w:rsidRPr="002261AD">
        <w:t>Swank, M. and C.E. Davis, Recovery Rates of Latent Prints on Firearm, Magazine, and Cartridge Evidence: An FBI Case Study. J Forensic Ident 71(1):3-10, 2021.</w:t>
      </w:r>
    </w:p>
    <w:p w14:paraId="7D4E95F3" w14:textId="77777777" w:rsidR="00621028" w:rsidRPr="002261AD" w:rsidRDefault="00621028" w:rsidP="00621028">
      <w:pPr>
        <w:pStyle w:val="EndNoteBibliography"/>
      </w:pPr>
    </w:p>
    <w:p w14:paraId="4ADB8C27" w14:textId="77777777" w:rsidR="00621028" w:rsidRDefault="00621028" w:rsidP="00621028">
      <w:pPr>
        <w:pStyle w:val="EndNoteBibliography"/>
      </w:pPr>
      <w:r>
        <w:t>6</w:t>
      </w:r>
      <w:r w:rsidRPr="002261AD">
        <w:t>.</w:t>
      </w:r>
      <w:r>
        <w:t xml:space="preserve"> </w:t>
      </w:r>
      <w:r w:rsidRPr="002261AD">
        <w:t xml:space="preserve">Dove, A., </w:t>
      </w:r>
      <w:r w:rsidRPr="002261AD">
        <w:rPr>
          <w:iCs/>
        </w:rPr>
        <w:t xml:space="preserve">Natural Fingerprint Development on an Unfired Cartridge Case, </w:t>
      </w:r>
      <w:r w:rsidRPr="002261AD">
        <w:rPr>
          <w:i/>
          <w:iCs/>
        </w:rPr>
        <w:t>J Forensic Ident</w:t>
      </w:r>
      <w:r w:rsidRPr="002261AD">
        <w:t xml:space="preserve"> </w:t>
      </w:r>
      <w:r w:rsidRPr="002261AD">
        <w:rPr>
          <w:b/>
        </w:rPr>
        <w:t>69</w:t>
      </w:r>
      <w:r w:rsidRPr="002261AD">
        <w:t xml:space="preserve">(3):251-260, 2019. </w:t>
      </w:r>
    </w:p>
    <w:p w14:paraId="639C9E31" w14:textId="77777777" w:rsidR="00621028" w:rsidRPr="002261AD" w:rsidRDefault="00621028" w:rsidP="00621028">
      <w:pPr>
        <w:pStyle w:val="EndNoteBibliography"/>
      </w:pPr>
    </w:p>
    <w:p w14:paraId="0A6D9878" w14:textId="77777777" w:rsidR="00621028" w:rsidRPr="002261AD" w:rsidRDefault="00621028" w:rsidP="00621028">
      <w:pPr>
        <w:pStyle w:val="EndNoteBibliography"/>
      </w:pPr>
      <w:r>
        <w:lastRenderedPageBreak/>
        <w:t>7</w:t>
      </w:r>
      <w:r w:rsidRPr="002261AD">
        <w:t>.</w:t>
      </w:r>
      <w:r>
        <w:t xml:space="preserve"> </w:t>
      </w:r>
      <w:r w:rsidRPr="002261AD">
        <w:t xml:space="preserve">Freeman, H.N., </w:t>
      </w:r>
      <w:r w:rsidRPr="002261AD">
        <w:rPr>
          <w:iCs/>
        </w:rPr>
        <w:t>Magnetic Fingerprint Powder on Firearms and Metal Cartridges.</w:t>
      </w:r>
      <w:r w:rsidRPr="002261AD">
        <w:t xml:space="preserve"> </w:t>
      </w:r>
      <w:r w:rsidRPr="002261AD">
        <w:rPr>
          <w:i/>
          <w:iCs/>
        </w:rPr>
        <w:t xml:space="preserve">J Forensic Ident </w:t>
      </w:r>
      <w:r w:rsidRPr="002261AD">
        <w:rPr>
          <w:b/>
        </w:rPr>
        <w:t>49</w:t>
      </w:r>
      <w:r w:rsidRPr="002261AD">
        <w:t xml:space="preserve">(5):479-484, 1999. </w:t>
      </w:r>
    </w:p>
    <w:p w14:paraId="297EDED4" w14:textId="77777777" w:rsidR="00621028" w:rsidRDefault="00621028" w:rsidP="00CE5F89">
      <w:pPr>
        <w:rPr>
          <w:b/>
        </w:rPr>
      </w:pPr>
    </w:p>
    <w:p w14:paraId="03373D71" w14:textId="77777777" w:rsidR="003D1579" w:rsidRPr="003D1579" w:rsidRDefault="00072542" w:rsidP="003D1579">
      <w:pPr>
        <w:pStyle w:val="EndNoteBibliography"/>
      </w:pPr>
      <w:r>
        <w:t>8</w:t>
      </w:r>
      <w:r w:rsidR="003D1579" w:rsidRPr="003D1579">
        <w:t xml:space="preserve">. Stoney, D.A., M. De Donno, C. Champod, P.A.Wertheim, and P.L. Stoney, </w:t>
      </w:r>
      <w:r w:rsidR="003D1579" w:rsidRPr="003D1579">
        <w:rPr>
          <w:iCs/>
        </w:rPr>
        <w:t>Occurrence and associative value of non-identifiable fingermarks.</w:t>
      </w:r>
      <w:r w:rsidR="003D1579" w:rsidRPr="003D1579">
        <w:t xml:space="preserve"> </w:t>
      </w:r>
      <w:r w:rsidR="003D1579" w:rsidRPr="003D1579">
        <w:rPr>
          <w:i/>
          <w:iCs/>
        </w:rPr>
        <w:t>Forensic Sci Int</w:t>
      </w:r>
      <w:r w:rsidR="003D1579" w:rsidRPr="003D1579">
        <w:t xml:space="preserve"> </w:t>
      </w:r>
      <w:r w:rsidR="003D1579" w:rsidRPr="003D1579">
        <w:rPr>
          <w:b/>
        </w:rPr>
        <w:t>309</w:t>
      </w:r>
      <w:r w:rsidR="003D1579" w:rsidRPr="003D1579">
        <w:t>:110219, 2020.</w:t>
      </w:r>
    </w:p>
    <w:p w14:paraId="793CC408" w14:textId="77777777" w:rsidR="003D1579" w:rsidRPr="003D1579" w:rsidRDefault="003D1579" w:rsidP="003D1579">
      <w:pPr>
        <w:pStyle w:val="BodyText"/>
        <w:rPr>
          <w:rFonts w:ascii="Times New Roman" w:hAnsi="Times New Roman" w:cs="Times New Roman"/>
        </w:rPr>
      </w:pPr>
    </w:p>
    <w:p w14:paraId="2B3958A7" w14:textId="77777777" w:rsidR="003D1579" w:rsidRDefault="00072542" w:rsidP="003D1579">
      <w:pPr>
        <w:pStyle w:val="BodyText"/>
        <w:rPr>
          <w:rFonts w:ascii="Times New Roman" w:hAnsi="Times New Roman" w:cs="Times New Roman"/>
        </w:rPr>
      </w:pPr>
      <w:r>
        <w:rPr>
          <w:rFonts w:ascii="Times New Roman" w:hAnsi="Times New Roman" w:cs="Times New Roman"/>
        </w:rPr>
        <w:t>9</w:t>
      </w:r>
      <w:r w:rsidR="003D1579" w:rsidRPr="003D1579">
        <w:rPr>
          <w:rFonts w:ascii="Times New Roman" w:hAnsi="Times New Roman" w:cs="Times New Roman"/>
        </w:rPr>
        <w:t xml:space="preserve">. Stoney, D.A. and P.L. Stoney, </w:t>
      </w:r>
      <w:r w:rsidR="003D1579" w:rsidRPr="003D1579">
        <w:rPr>
          <w:rFonts w:ascii="Times New Roman" w:hAnsi="Times New Roman" w:cs="Times New Roman"/>
          <w:iCs/>
        </w:rPr>
        <w:t>Utility of non-identifiable fingermarks.</w:t>
      </w:r>
      <w:r w:rsidR="003D1579" w:rsidRPr="003D1579">
        <w:rPr>
          <w:rFonts w:ascii="Times New Roman" w:hAnsi="Times New Roman" w:cs="Times New Roman"/>
        </w:rPr>
        <w:t xml:space="preserve"> </w:t>
      </w:r>
      <w:r w:rsidR="003D1579" w:rsidRPr="003D1579">
        <w:rPr>
          <w:rFonts w:ascii="Times New Roman" w:hAnsi="Times New Roman" w:cs="Times New Roman"/>
          <w:i/>
          <w:iCs/>
        </w:rPr>
        <w:t>Forensic Sci Int</w:t>
      </w:r>
      <w:r w:rsidR="003D1579" w:rsidRPr="003D1579">
        <w:rPr>
          <w:rFonts w:ascii="Times New Roman" w:hAnsi="Times New Roman" w:cs="Times New Roman"/>
        </w:rPr>
        <w:t xml:space="preserve"> </w:t>
      </w:r>
      <w:r w:rsidR="003D1579" w:rsidRPr="003D1579">
        <w:rPr>
          <w:rFonts w:ascii="Times New Roman" w:hAnsi="Times New Roman" w:cs="Times New Roman"/>
          <w:b/>
        </w:rPr>
        <w:t>319</w:t>
      </w:r>
      <w:r w:rsidR="003D1579" w:rsidRPr="003D1579">
        <w:rPr>
          <w:rFonts w:ascii="Times New Roman" w:hAnsi="Times New Roman" w:cs="Times New Roman"/>
        </w:rPr>
        <w:t xml:space="preserve">:110630, 2021.3. Dove, A., </w:t>
      </w:r>
      <w:r w:rsidR="003D1579" w:rsidRPr="003D1579">
        <w:rPr>
          <w:rFonts w:ascii="Times New Roman" w:hAnsi="Times New Roman" w:cs="Times New Roman"/>
          <w:iCs/>
        </w:rPr>
        <w:t>Fingerprint Development on Cartridge Cases through the Electrodeposition of Gun Blue,</w:t>
      </w:r>
      <w:r w:rsidR="003D1579" w:rsidRPr="003D1579">
        <w:rPr>
          <w:rFonts w:ascii="Times New Roman" w:hAnsi="Times New Roman" w:cs="Times New Roman"/>
        </w:rPr>
        <w:t xml:space="preserve"> </w:t>
      </w:r>
      <w:r w:rsidR="003D1579" w:rsidRPr="003D1579">
        <w:rPr>
          <w:rFonts w:ascii="Times New Roman" w:hAnsi="Times New Roman" w:cs="Times New Roman"/>
          <w:i/>
          <w:iCs/>
        </w:rPr>
        <w:t xml:space="preserve">J Forensic Ident </w:t>
      </w:r>
      <w:r w:rsidR="003D1579" w:rsidRPr="003D1579">
        <w:rPr>
          <w:rFonts w:ascii="Times New Roman" w:hAnsi="Times New Roman" w:cs="Times New Roman"/>
          <w:b/>
        </w:rPr>
        <w:t>67</w:t>
      </w:r>
      <w:r w:rsidR="003D1579" w:rsidRPr="003D1579">
        <w:rPr>
          <w:rFonts w:ascii="Times New Roman" w:hAnsi="Times New Roman" w:cs="Times New Roman"/>
        </w:rPr>
        <w:t>(3):391-409, 2017.</w:t>
      </w:r>
    </w:p>
    <w:p w14:paraId="520ABEBB" w14:textId="77777777" w:rsidR="009E31A1" w:rsidRDefault="009E31A1" w:rsidP="003D1579">
      <w:pPr>
        <w:pStyle w:val="BodyText"/>
        <w:rPr>
          <w:rFonts w:ascii="Times New Roman" w:hAnsi="Times New Roman" w:cs="Times New Roman"/>
        </w:rPr>
      </w:pPr>
    </w:p>
    <w:p w14:paraId="0143F164" w14:textId="77777777" w:rsidR="009E31A1" w:rsidRDefault="00072542" w:rsidP="009E31A1">
      <w:pPr>
        <w:pStyle w:val="EndNoteBibliography"/>
      </w:pPr>
      <w:r>
        <w:t>10</w:t>
      </w:r>
      <w:r w:rsidR="009E31A1" w:rsidRPr="002261AD">
        <w:t>.</w:t>
      </w:r>
      <w:r w:rsidR="009E31A1">
        <w:t xml:space="preserve"> </w:t>
      </w:r>
      <w:r w:rsidR="009E31A1" w:rsidRPr="002261AD">
        <w:t xml:space="preserve">Dominick, A.J. and K. Laing, </w:t>
      </w:r>
      <w:r w:rsidR="009E31A1" w:rsidRPr="002261AD">
        <w:rPr>
          <w:iCs/>
        </w:rPr>
        <w:t>A Comparison of Six Fingerprint Enhancement Techniques for the Recovery of Latent Fingerprints from Unfired Cartridge Cases.</w:t>
      </w:r>
      <w:r w:rsidR="009E31A1" w:rsidRPr="002261AD">
        <w:t xml:space="preserve"> </w:t>
      </w:r>
      <w:r w:rsidR="009E31A1" w:rsidRPr="002261AD">
        <w:rPr>
          <w:i/>
          <w:iCs/>
        </w:rPr>
        <w:t>J Forensic Ident</w:t>
      </w:r>
      <w:r w:rsidR="009E31A1" w:rsidRPr="002261AD">
        <w:t xml:space="preserve"> </w:t>
      </w:r>
      <w:r w:rsidR="009E31A1" w:rsidRPr="002261AD">
        <w:rPr>
          <w:b/>
        </w:rPr>
        <w:t>61</w:t>
      </w:r>
      <w:r w:rsidR="009E31A1" w:rsidRPr="002261AD">
        <w:t>(2):155-165, 2011.</w:t>
      </w:r>
    </w:p>
    <w:p w14:paraId="26903A8F" w14:textId="77777777" w:rsidR="009E31A1" w:rsidRPr="002261AD" w:rsidRDefault="009E31A1" w:rsidP="009E31A1">
      <w:pPr>
        <w:pStyle w:val="EndNoteBibliography"/>
      </w:pPr>
    </w:p>
    <w:p w14:paraId="06234065" w14:textId="77777777" w:rsidR="009E31A1" w:rsidRPr="002261AD" w:rsidRDefault="00072542" w:rsidP="009E31A1">
      <w:pPr>
        <w:pStyle w:val="EndNoteBibliography"/>
      </w:pPr>
      <w:r>
        <w:t>11</w:t>
      </w:r>
      <w:r w:rsidR="009E31A1" w:rsidRPr="002261AD">
        <w:t>.</w:t>
      </w:r>
      <w:r w:rsidR="009E31A1">
        <w:t xml:space="preserve"> </w:t>
      </w:r>
      <w:r w:rsidR="009E31A1" w:rsidRPr="002261AD">
        <w:t xml:space="preserve">Spear, T., J. Clark, M. Giusto, N. Khoshkebari, M. Murphy, and J. Rush, </w:t>
      </w:r>
      <w:r w:rsidR="009E31A1" w:rsidRPr="002261AD">
        <w:rPr>
          <w:iCs/>
        </w:rPr>
        <w:t>Fingerprints and DNA on Cartridges and Cartridge Cases: How Likely?</w:t>
      </w:r>
      <w:r w:rsidR="009E31A1" w:rsidRPr="002261AD">
        <w:t>, California Association of Criminalists Semi-Annual Seminar, 2005. Available from:</w:t>
      </w:r>
    </w:p>
    <w:p w14:paraId="116A0367" w14:textId="77777777" w:rsidR="009E31A1" w:rsidRPr="002261AD" w:rsidRDefault="009E31A1" w:rsidP="009E31A1">
      <w:pPr>
        <w:pStyle w:val="EndNoteBibliography"/>
      </w:pPr>
      <w:hyperlink r:id="rId42" w:history="1">
        <w:r w:rsidRPr="005E4CC2">
          <w:rPr>
            <w:rStyle w:val="Hyperlink"/>
          </w:rPr>
          <w:t>https://oag.ca.gov/sites/all/files/agweb/pdfs/cci/reference/lpdnactg.pdf</w:t>
        </w:r>
      </w:hyperlink>
      <w:r>
        <w:t xml:space="preserve"> </w:t>
      </w:r>
      <w:r w:rsidR="006C5645">
        <w:t>[A</w:t>
      </w:r>
      <w:r w:rsidRPr="002261AD">
        <w:t xml:space="preserve">ccessed </w:t>
      </w:r>
      <w:r>
        <w:t>2</w:t>
      </w:r>
      <w:r w:rsidRPr="002261AD">
        <w:t>/</w:t>
      </w:r>
      <w:r>
        <w:t>27</w:t>
      </w:r>
      <w:r w:rsidRPr="002261AD">
        <w:t>/2</w:t>
      </w:r>
      <w:r>
        <w:t>6</w:t>
      </w:r>
      <w:r w:rsidRPr="002261AD">
        <w:t>]</w:t>
      </w:r>
    </w:p>
    <w:p w14:paraId="2B1131B1" w14:textId="77777777" w:rsidR="009E31A1" w:rsidRPr="003D1579" w:rsidRDefault="009E31A1" w:rsidP="009E31A1">
      <w:pPr>
        <w:pStyle w:val="BodyText"/>
        <w:rPr>
          <w:rFonts w:ascii="Times New Roman" w:hAnsi="Times New Roman" w:cs="Times New Roman"/>
        </w:rPr>
      </w:pPr>
    </w:p>
    <w:p w14:paraId="4DAC1606" w14:textId="77777777" w:rsidR="009E31A1" w:rsidRPr="009E31A1" w:rsidRDefault="00072542" w:rsidP="009E31A1">
      <w:pPr>
        <w:pStyle w:val="EndNoteBibliography"/>
      </w:pPr>
      <w:r>
        <w:t>12</w:t>
      </w:r>
      <w:r w:rsidR="009E31A1" w:rsidRPr="009E31A1">
        <w:t xml:space="preserve">. International Fingerprint Research Group (IFRG), </w:t>
      </w:r>
      <w:r w:rsidR="009E31A1" w:rsidRPr="009E31A1">
        <w:rPr>
          <w:iCs/>
        </w:rPr>
        <w:t>Guidelines for the Assessmentof Fingermark Detection Techniques.</w:t>
      </w:r>
      <w:r w:rsidR="009E31A1" w:rsidRPr="009E31A1">
        <w:t xml:space="preserve"> </w:t>
      </w:r>
      <w:r w:rsidR="009E31A1" w:rsidRPr="009E31A1">
        <w:rPr>
          <w:i/>
          <w:iCs/>
        </w:rPr>
        <w:t xml:space="preserve">J Forensic Ident </w:t>
      </w:r>
      <w:r w:rsidR="009E31A1" w:rsidRPr="009E31A1">
        <w:rPr>
          <w:b/>
        </w:rPr>
        <w:t>64</w:t>
      </w:r>
      <w:r w:rsidR="009E31A1" w:rsidRPr="009E31A1">
        <w:t>(2):174-200, 2014.</w:t>
      </w:r>
    </w:p>
    <w:p w14:paraId="5DD5C7A5" w14:textId="77777777" w:rsidR="003D1579" w:rsidRPr="003D1579" w:rsidRDefault="003D1579" w:rsidP="009E31A1">
      <w:pPr>
        <w:pStyle w:val="BodyText"/>
        <w:rPr>
          <w:rFonts w:ascii="Times New Roman" w:hAnsi="Times New Roman" w:cs="Times New Roman"/>
        </w:rPr>
      </w:pPr>
    </w:p>
    <w:p w14:paraId="6D58F6E8" w14:textId="77777777" w:rsidR="009E31A1" w:rsidRPr="009E31A1" w:rsidRDefault="00072542" w:rsidP="009E31A1">
      <w:pPr>
        <w:pStyle w:val="EndNoteBibliography"/>
      </w:pPr>
      <w:r>
        <w:t>13</w:t>
      </w:r>
      <w:r w:rsidR="009E31A1" w:rsidRPr="009E31A1">
        <w:t xml:space="preserve">. Girelli, C.M.A., M.A. Vieira, K. Singh, A.G. Cunha, J.C.C. Freitas, and F.G. Emmerich, </w:t>
      </w:r>
      <w:r w:rsidR="009E31A1" w:rsidRPr="009E31A1">
        <w:rPr>
          <w:iCs/>
        </w:rPr>
        <w:t>Recovery of latent fingermarks from brass cartridge cases: Evaluation of developers, analysis of surfaces and internal ballistic effects,</w:t>
      </w:r>
      <w:r w:rsidR="009E31A1" w:rsidRPr="009E31A1">
        <w:t xml:space="preserve"> </w:t>
      </w:r>
      <w:r w:rsidR="009E31A1" w:rsidRPr="009E31A1">
        <w:rPr>
          <w:i/>
          <w:iCs/>
        </w:rPr>
        <w:t xml:space="preserve">Forensic Sci Int </w:t>
      </w:r>
      <w:r w:rsidR="009E31A1" w:rsidRPr="009E31A1">
        <w:rPr>
          <w:b/>
        </w:rPr>
        <w:t>290</w:t>
      </w:r>
      <w:r w:rsidR="009E31A1" w:rsidRPr="009E31A1">
        <w:t>:258-278, 2018.</w:t>
      </w:r>
    </w:p>
    <w:p w14:paraId="090506B0" w14:textId="77777777" w:rsidR="003D1579" w:rsidRDefault="003D1579" w:rsidP="00CE5F89">
      <w:pPr>
        <w:rPr>
          <w:b/>
        </w:rPr>
      </w:pPr>
    </w:p>
    <w:p w14:paraId="20DE50B3" w14:textId="77777777" w:rsidR="00D3199B" w:rsidRPr="00D3199B" w:rsidRDefault="00072542" w:rsidP="00D3199B">
      <w:pPr>
        <w:pStyle w:val="BodyText"/>
        <w:rPr>
          <w:rFonts w:ascii="Times New Roman" w:hAnsi="Times New Roman" w:cs="Times New Roman"/>
        </w:rPr>
      </w:pPr>
      <w:r>
        <w:rPr>
          <w:rFonts w:ascii="Times New Roman" w:hAnsi="Times New Roman" w:cs="Times New Roman"/>
        </w:rPr>
        <w:t>14</w:t>
      </w:r>
      <w:r w:rsidR="00D3199B" w:rsidRPr="00D3199B">
        <w:rPr>
          <w:rFonts w:ascii="Times New Roman" w:hAnsi="Times New Roman" w:cs="Times New Roman"/>
        </w:rPr>
        <w:t xml:space="preserve">. Porter, G., R. Ebeyan, C. Crumlish, and A. Renshaw, </w:t>
      </w:r>
      <w:r w:rsidR="00D3199B" w:rsidRPr="00D3199B">
        <w:rPr>
          <w:rFonts w:ascii="Times New Roman" w:hAnsi="Times New Roman" w:cs="Times New Roman"/>
          <w:iCs/>
        </w:rPr>
        <w:t>A novel method for the photographic recovery of fingermark impressions from ammunition cases using digital imaging.</w:t>
      </w:r>
      <w:r w:rsidR="00D3199B" w:rsidRPr="00D3199B">
        <w:rPr>
          <w:rFonts w:ascii="Times New Roman" w:hAnsi="Times New Roman" w:cs="Times New Roman"/>
        </w:rPr>
        <w:t xml:space="preserve"> </w:t>
      </w:r>
      <w:r w:rsidR="00D3199B" w:rsidRPr="00D3199B">
        <w:rPr>
          <w:rFonts w:ascii="Times New Roman" w:hAnsi="Times New Roman" w:cs="Times New Roman"/>
          <w:i/>
          <w:iCs/>
        </w:rPr>
        <w:t xml:space="preserve">J Forensic Sci </w:t>
      </w:r>
      <w:r w:rsidR="00D3199B" w:rsidRPr="00D3199B">
        <w:rPr>
          <w:rFonts w:ascii="Times New Roman" w:hAnsi="Times New Roman" w:cs="Times New Roman"/>
          <w:b/>
        </w:rPr>
        <w:t>60</w:t>
      </w:r>
      <w:r w:rsidR="00D3199B" w:rsidRPr="00D3199B">
        <w:rPr>
          <w:rFonts w:ascii="Times New Roman" w:hAnsi="Times New Roman" w:cs="Times New Roman"/>
        </w:rPr>
        <w:t>(2):418-421, 2015.</w:t>
      </w:r>
    </w:p>
    <w:p w14:paraId="0BCAB6CD" w14:textId="77777777" w:rsidR="00D3199B" w:rsidRDefault="00D3199B" w:rsidP="00CE5F89">
      <w:pPr>
        <w:rPr>
          <w:b/>
        </w:rPr>
      </w:pPr>
    </w:p>
    <w:p w14:paraId="7AD38CCB" w14:textId="77777777" w:rsidR="006C5645" w:rsidRPr="006C5645" w:rsidRDefault="00072542" w:rsidP="006C5645">
      <w:pPr>
        <w:pStyle w:val="BodyText"/>
        <w:rPr>
          <w:rFonts w:ascii="Times New Roman" w:hAnsi="Times New Roman" w:cs="Times New Roman"/>
        </w:rPr>
      </w:pPr>
      <w:r>
        <w:rPr>
          <w:rFonts w:ascii="Times New Roman" w:hAnsi="Times New Roman" w:cs="Times New Roman"/>
        </w:rPr>
        <w:t>15</w:t>
      </w:r>
      <w:r w:rsidR="006C5645" w:rsidRPr="006C5645">
        <w:rPr>
          <w:rFonts w:ascii="Times New Roman" w:hAnsi="Times New Roman" w:cs="Times New Roman"/>
        </w:rPr>
        <w:t xml:space="preserve">. European Network of Forensic Science Institutes, ENFSI guideline for evaluative reporting in forensic science 2015, </w:t>
      </w:r>
    </w:p>
    <w:p w14:paraId="20CD3C09" w14:textId="77777777" w:rsidR="006C5645" w:rsidRPr="006C5645" w:rsidRDefault="006C5645" w:rsidP="006C5645">
      <w:pPr>
        <w:pStyle w:val="BodyText"/>
        <w:ind w:right="-220"/>
        <w:rPr>
          <w:rFonts w:ascii="Times New Roman" w:hAnsi="Times New Roman" w:cs="Times New Roman"/>
        </w:rPr>
      </w:pPr>
      <w:hyperlink r:id="rId43" w:history="1">
        <w:r w:rsidRPr="006C5645">
          <w:rPr>
            <w:rStyle w:val="Hyperlink"/>
            <w:rFonts w:ascii="Times New Roman" w:hAnsi="Times New Roman" w:cs="Times New Roman"/>
          </w:rPr>
          <w:t>https://enfsi.eu/wp-content/uploads/2016/09/m1_guideline.pdf</w:t>
        </w:r>
      </w:hyperlink>
      <w:r w:rsidRPr="006C5645">
        <w:rPr>
          <w:rFonts w:ascii="Times New Roman" w:hAnsi="Times New Roman" w:cs="Times New Roman"/>
        </w:rPr>
        <w:t xml:space="preserve"> </w:t>
      </w:r>
      <w:r>
        <w:rPr>
          <w:rFonts w:ascii="Times New Roman" w:hAnsi="Times New Roman" w:cs="Times New Roman"/>
        </w:rPr>
        <w:t>[</w:t>
      </w:r>
      <w:r w:rsidRPr="006C5645">
        <w:rPr>
          <w:rFonts w:ascii="Times New Roman" w:hAnsi="Times New Roman" w:cs="Times New Roman"/>
        </w:rPr>
        <w:t xml:space="preserve">Accessed </w:t>
      </w:r>
      <w:r>
        <w:rPr>
          <w:rFonts w:ascii="Times New Roman" w:hAnsi="Times New Roman" w:cs="Times New Roman"/>
        </w:rPr>
        <w:t>2</w:t>
      </w:r>
      <w:r w:rsidRPr="006C5645">
        <w:rPr>
          <w:rFonts w:ascii="Times New Roman" w:hAnsi="Times New Roman" w:cs="Times New Roman"/>
        </w:rPr>
        <w:t>-2</w:t>
      </w:r>
      <w:r>
        <w:rPr>
          <w:rFonts w:ascii="Times New Roman" w:hAnsi="Times New Roman" w:cs="Times New Roman"/>
        </w:rPr>
        <w:t>7</w:t>
      </w:r>
      <w:r w:rsidRPr="006C5645">
        <w:rPr>
          <w:rFonts w:ascii="Times New Roman" w:hAnsi="Times New Roman" w:cs="Times New Roman"/>
        </w:rPr>
        <w:t>-2</w:t>
      </w:r>
      <w:r>
        <w:rPr>
          <w:rFonts w:ascii="Times New Roman" w:hAnsi="Times New Roman" w:cs="Times New Roman"/>
        </w:rPr>
        <w:t>6]</w:t>
      </w:r>
    </w:p>
    <w:p w14:paraId="7C84FB82" w14:textId="77777777" w:rsidR="003D1579" w:rsidRDefault="003D1579" w:rsidP="00CE5F89">
      <w:pPr>
        <w:pStyle w:val="EndNoteBibliography"/>
        <w:ind w:left="720" w:hanging="720"/>
      </w:pPr>
    </w:p>
    <w:p w14:paraId="14B1AD0E" w14:textId="77777777" w:rsidR="00567096" w:rsidRPr="00567096" w:rsidRDefault="00072542" w:rsidP="00567096">
      <w:pPr>
        <w:pStyle w:val="BodyText"/>
        <w:ind w:right="-220"/>
        <w:rPr>
          <w:rFonts w:ascii="Times New Roman" w:hAnsi="Times New Roman" w:cs="Times New Roman"/>
        </w:rPr>
      </w:pPr>
      <w:r>
        <w:rPr>
          <w:rFonts w:ascii="Times New Roman" w:hAnsi="Times New Roman" w:cs="Times New Roman"/>
        </w:rPr>
        <w:t>16</w:t>
      </w:r>
      <w:r w:rsidR="00567096" w:rsidRPr="00567096">
        <w:rPr>
          <w:rFonts w:ascii="Times New Roman" w:hAnsi="Times New Roman" w:cs="Times New Roman"/>
        </w:rPr>
        <w:t xml:space="preserve">. Stoney, David (2024), “Non-Identifiable Fingermarks from Unfired Ammunition in Handguns”, Mendeley Data, </w:t>
      </w:r>
      <w:hyperlink r:id="rId44" w:history="1">
        <w:r w:rsidR="00567096" w:rsidRPr="00567096">
          <w:rPr>
            <w:rStyle w:val="Hyperlink"/>
            <w:rFonts w:ascii="Times New Roman" w:hAnsi="Times New Roman" w:cs="Times New Roman"/>
          </w:rPr>
          <w:t>https://data.mendeley.com/datasets/2hzvncvvpn/1</w:t>
        </w:r>
      </w:hyperlink>
      <w:r w:rsidR="00567096" w:rsidRPr="00567096">
        <w:rPr>
          <w:rFonts w:ascii="Times New Roman" w:hAnsi="Times New Roman" w:cs="Times New Roman"/>
        </w:rPr>
        <w:t>, Accessed 4-25-25.</w:t>
      </w:r>
    </w:p>
    <w:p w14:paraId="7F48AB1A" w14:textId="77777777" w:rsidR="00567096" w:rsidRPr="00567096" w:rsidRDefault="00567096" w:rsidP="00567096">
      <w:pPr>
        <w:pStyle w:val="BodyText"/>
        <w:rPr>
          <w:rFonts w:ascii="Times New Roman" w:hAnsi="Times New Roman" w:cs="Times New Roman"/>
        </w:rPr>
      </w:pPr>
    </w:p>
    <w:p w14:paraId="21D90D6B" w14:textId="77777777" w:rsidR="00567096" w:rsidRPr="00567096" w:rsidRDefault="00567096" w:rsidP="00567096">
      <w:pPr>
        <w:pStyle w:val="BodyText"/>
        <w:ind w:right="-220"/>
        <w:rPr>
          <w:rFonts w:ascii="Times New Roman" w:hAnsi="Times New Roman" w:cs="Times New Roman"/>
          <w:sz w:val="22"/>
          <w:szCs w:val="22"/>
        </w:rPr>
      </w:pPr>
      <w:r w:rsidRPr="00567096">
        <w:rPr>
          <w:rFonts w:ascii="Times New Roman" w:hAnsi="Times New Roman" w:cs="Times New Roman"/>
          <w:iCs/>
          <w:color w:val="000000" w:themeColor="text1"/>
          <w:shd w:val="clear" w:color="auto" w:fill="FFFFFF"/>
        </w:rPr>
        <w:t>1</w:t>
      </w:r>
      <w:r w:rsidR="00072542">
        <w:rPr>
          <w:rFonts w:ascii="Times New Roman" w:hAnsi="Times New Roman" w:cs="Times New Roman"/>
          <w:iCs/>
          <w:color w:val="000000" w:themeColor="text1"/>
          <w:shd w:val="clear" w:color="auto" w:fill="FFFFFF"/>
        </w:rPr>
        <w:t>7</w:t>
      </w:r>
      <w:r w:rsidRPr="00567096">
        <w:rPr>
          <w:rFonts w:ascii="Times New Roman" w:hAnsi="Times New Roman" w:cs="Times New Roman"/>
          <w:iCs/>
          <w:color w:val="000000" w:themeColor="text1"/>
          <w:shd w:val="clear" w:color="auto" w:fill="FFFFFF"/>
        </w:rPr>
        <w:t>. Cole, S.A., S. Kelley, B. Gardner, K. Khan, M. Neuman, and J.L. Sola, Introduction, </w:t>
      </w:r>
      <w:r w:rsidRPr="00567096">
        <w:rPr>
          <w:rFonts w:ascii="Times New Roman" w:hAnsi="Times New Roman" w:cs="Times New Roman"/>
          <w:i/>
          <w:iCs/>
          <w:color w:val="000000" w:themeColor="text1"/>
          <w:shd w:val="clear" w:color="auto" w:fill="FFFFFF"/>
        </w:rPr>
        <w:t>Law, Probability and Risk</w:t>
      </w:r>
      <w:r w:rsidRPr="00567096">
        <w:rPr>
          <w:rFonts w:ascii="Times New Roman" w:hAnsi="Times New Roman" w:cs="Times New Roman"/>
          <w:iCs/>
          <w:color w:val="000000" w:themeColor="text1"/>
          <w:shd w:val="clear" w:color="auto" w:fill="FFFFFF"/>
        </w:rPr>
        <w:t>, Volume 23, Issue 1, 2024, mgae006, </w:t>
      </w:r>
      <w:hyperlink r:id="rId45" w:history="1">
        <w:r w:rsidRPr="00567096">
          <w:rPr>
            <w:rStyle w:val="Hyperlink"/>
            <w:rFonts w:ascii="Times New Roman" w:hAnsi="Times New Roman" w:cs="Times New Roman"/>
            <w:iCs/>
            <w:shd w:val="clear" w:color="auto" w:fill="FFFFFF"/>
          </w:rPr>
          <w:t>https://doi.org/10.1093/lpr/mgae006</w:t>
        </w:r>
      </w:hyperlink>
      <w:r w:rsidRPr="00567096">
        <w:rPr>
          <w:rFonts w:ascii="Times New Roman" w:hAnsi="Times New Roman" w:cs="Times New Roman"/>
        </w:rPr>
        <w:t>, Accessed 4-25-25.</w:t>
      </w:r>
    </w:p>
    <w:p w14:paraId="1EE476D9" w14:textId="77777777" w:rsidR="00567096" w:rsidRPr="00567096" w:rsidRDefault="00567096" w:rsidP="00567096">
      <w:pPr>
        <w:pStyle w:val="BodyText"/>
        <w:rPr>
          <w:rFonts w:ascii="Times New Roman" w:hAnsi="Times New Roman" w:cs="Times New Roman"/>
        </w:rPr>
      </w:pPr>
    </w:p>
    <w:p w14:paraId="3DB0266B" w14:textId="77777777" w:rsidR="00567096" w:rsidRPr="00567096" w:rsidRDefault="00567096" w:rsidP="00567096">
      <w:pPr>
        <w:pStyle w:val="BodyText"/>
        <w:ind w:right="-220"/>
        <w:rPr>
          <w:rFonts w:ascii="Times New Roman" w:hAnsi="Times New Roman" w:cs="Times New Roman"/>
          <w:sz w:val="22"/>
          <w:szCs w:val="22"/>
        </w:rPr>
      </w:pPr>
      <w:r w:rsidRPr="00567096">
        <w:rPr>
          <w:rFonts w:ascii="Times New Roman" w:hAnsi="Times New Roman" w:cs="Times New Roman"/>
          <w:iCs/>
          <w:color w:val="000000" w:themeColor="text1"/>
          <w:shd w:val="clear" w:color="auto" w:fill="FFFFFF"/>
        </w:rPr>
        <w:t>1</w:t>
      </w:r>
      <w:r w:rsidR="00072542">
        <w:rPr>
          <w:rFonts w:ascii="Times New Roman" w:hAnsi="Times New Roman" w:cs="Times New Roman"/>
          <w:iCs/>
          <w:color w:val="000000" w:themeColor="text1"/>
          <w:shd w:val="clear" w:color="auto" w:fill="FFFFFF"/>
        </w:rPr>
        <w:t>8</w:t>
      </w:r>
      <w:r w:rsidRPr="00567096">
        <w:rPr>
          <w:rFonts w:ascii="Times New Roman" w:hAnsi="Times New Roman" w:cs="Times New Roman"/>
          <w:iCs/>
          <w:color w:val="000000" w:themeColor="text1"/>
          <w:shd w:val="clear" w:color="auto" w:fill="FFFFFF"/>
        </w:rPr>
        <w:t>. Stoney, D.A. and P.</w:t>
      </w:r>
      <w:r w:rsidR="00CA1B60">
        <w:rPr>
          <w:rFonts w:ascii="Times New Roman" w:hAnsi="Times New Roman" w:cs="Times New Roman"/>
          <w:iCs/>
          <w:color w:val="000000" w:themeColor="text1"/>
          <w:shd w:val="clear" w:color="auto" w:fill="FFFFFF"/>
        </w:rPr>
        <w:t>L.</w:t>
      </w:r>
      <w:r w:rsidRPr="00567096">
        <w:rPr>
          <w:rFonts w:ascii="Times New Roman" w:hAnsi="Times New Roman" w:cs="Times New Roman"/>
          <w:iCs/>
          <w:color w:val="000000" w:themeColor="text1"/>
          <w:shd w:val="clear" w:color="auto" w:fill="FFFFFF"/>
        </w:rPr>
        <w:t xml:space="preserve"> Stoney, How the work being done on statistical fingerprint models provides the basis for a much broader and greater impact affecting many areas within the criminal justice system, </w:t>
      </w:r>
      <w:r w:rsidRPr="00567096">
        <w:rPr>
          <w:rFonts w:ascii="Times New Roman" w:hAnsi="Times New Roman" w:cs="Times New Roman"/>
          <w:i/>
          <w:iCs/>
          <w:color w:val="000000" w:themeColor="text1"/>
          <w:shd w:val="clear" w:color="auto" w:fill="FFFFFF"/>
        </w:rPr>
        <w:t>Law, Probability and Risk</w:t>
      </w:r>
      <w:r w:rsidRPr="00567096">
        <w:rPr>
          <w:rFonts w:ascii="Times New Roman" w:hAnsi="Times New Roman" w:cs="Times New Roman"/>
          <w:iCs/>
          <w:color w:val="000000" w:themeColor="text1"/>
          <w:shd w:val="clear" w:color="auto" w:fill="FFFFFF"/>
        </w:rPr>
        <w:t>, Volume 23, Issue 1, 2024, mgae008, </w:t>
      </w:r>
      <w:hyperlink r:id="rId46" w:history="1">
        <w:r w:rsidRPr="00567096">
          <w:rPr>
            <w:rStyle w:val="Hyperlink"/>
            <w:rFonts w:ascii="Times New Roman" w:hAnsi="Times New Roman" w:cs="Times New Roman"/>
            <w:iCs/>
            <w:shd w:val="clear" w:color="auto" w:fill="FFFFFF"/>
          </w:rPr>
          <w:t>https://doi.org/10.1093/lpr/mgae008</w:t>
        </w:r>
      </w:hyperlink>
    </w:p>
    <w:p w14:paraId="29BEAA91" w14:textId="77777777" w:rsidR="003D1579" w:rsidRDefault="003D1579" w:rsidP="00CE5F89">
      <w:pPr>
        <w:pStyle w:val="EndNoteBibliography"/>
        <w:ind w:left="720" w:hanging="720"/>
      </w:pPr>
    </w:p>
    <w:p w14:paraId="12A25266" w14:textId="77777777" w:rsidR="003D1579" w:rsidRDefault="003D1579" w:rsidP="00CE5F89">
      <w:pPr>
        <w:pStyle w:val="EndNoteBibliography"/>
        <w:ind w:left="720" w:hanging="720"/>
      </w:pPr>
    </w:p>
    <w:p w14:paraId="783FBEBC" w14:textId="77777777" w:rsidR="005A31C1" w:rsidRDefault="005A31C1" w:rsidP="00A85DE1">
      <w:pPr>
        <w:rPr>
          <w:b/>
        </w:rPr>
      </w:pPr>
    </w:p>
    <w:sectPr w:rsidR="005A31C1" w:rsidSect="00D6387F">
      <w:headerReference w:type="even" r:id="rId47"/>
      <w:headerReference w:type="default" r:id="rId48"/>
      <w:footerReference w:type="even" r:id="rId49"/>
      <w:footerReference w:type="default" r:id="rId50"/>
      <w:headerReference w:type="first" r:id="rId51"/>
      <w:footerReference w:type="first" r:id="rId52"/>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62C0D" w14:textId="77777777" w:rsidR="000309FA" w:rsidRDefault="000309FA">
      <w:r>
        <w:separator/>
      </w:r>
    </w:p>
  </w:endnote>
  <w:endnote w:type="continuationSeparator" w:id="0">
    <w:p w14:paraId="4FF25FD5" w14:textId="77777777" w:rsidR="000309FA" w:rsidRDefault="00030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C96F4" w14:textId="77777777" w:rsidR="00784085" w:rsidRDefault="007840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607336"/>
      <w:docPartObj>
        <w:docPartGallery w:val="Page Numbers (Bottom of Page)"/>
        <w:docPartUnique/>
      </w:docPartObj>
    </w:sdtPr>
    <w:sdtEndPr>
      <w:rPr>
        <w:noProof/>
      </w:rPr>
    </w:sdtEndPr>
    <w:sdtContent>
      <w:p w14:paraId="7BAC77ED" w14:textId="77777777" w:rsidR="002D4F74" w:rsidRDefault="002D4F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81C585" w14:textId="77777777" w:rsidR="00784085" w:rsidRDefault="007840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458252"/>
      <w:docPartObj>
        <w:docPartGallery w:val="Page Numbers (Bottom of Page)"/>
        <w:docPartUnique/>
      </w:docPartObj>
    </w:sdtPr>
    <w:sdtEndPr>
      <w:rPr>
        <w:noProof/>
      </w:rPr>
    </w:sdtEndPr>
    <w:sdtContent>
      <w:p w14:paraId="1CA893AA" w14:textId="77777777" w:rsidR="002D4F74" w:rsidRDefault="002D4F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359237" w14:textId="77777777" w:rsidR="00784085" w:rsidRDefault="007840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03395" w14:textId="77777777" w:rsidR="000309FA" w:rsidRDefault="000309FA">
      <w:r>
        <w:separator/>
      </w:r>
    </w:p>
  </w:footnote>
  <w:footnote w:type="continuationSeparator" w:id="0">
    <w:p w14:paraId="165C8FA9" w14:textId="77777777" w:rsidR="000309FA" w:rsidRDefault="000309FA">
      <w:r>
        <w:continuationSeparator/>
      </w:r>
    </w:p>
  </w:footnote>
  <w:footnote w:id="1">
    <w:p w14:paraId="096F8B4D" w14:textId="77777777" w:rsidR="001F6439" w:rsidRDefault="001F6439" w:rsidP="001F6439">
      <w:pPr>
        <w:pStyle w:val="FootnoteText"/>
      </w:pPr>
      <w:r>
        <w:rPr>
          <w:rStyle w:val="FootnoteReference"/>
        </w:rPr>
        <w:footnoteRef/>
      </w:r>
      <w:r>
        <w:t xml:space="preserve"> Associative </w:t>
      </w:r>
      <w:r w:rsidRPr="00B553BD">
        <w:t xml:space="preserve">values </w:t>
      </w:r>
      <w:r>
        <w:t>are presented as randomly occurring events that would result in equivalent ESLR values. A more complete explanation of this approach is provided in [</w:t>
      </w:r>
      <w:r w:rsidR="00072542">
        <w:t>8</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EC6F0" w14:textId="77777777" w:rsidR="00784085" w:rsidRDefault="007840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ACD4C" w14:textId="77777777" w:rsidR="00DC70D4" w:rsidRPr="00BD0560" w:rsidRDefault="00EA36ED" w:rsidP="00F861E2">
    <w:pPr>
      <w:pStyle w:val="Header"/>
      <w:jc w:val="right"/>
    </w:pPr>
    <w:r>
      <w:t>Non-Identifiable Fingermarks</w:t>
    </w:r>
    <w:r w:rsidR="003D1579">
      <w:t xml:space="preserve"> on Ammunition</w:t>
    </w:r>
  </w:p>
  <w:p w14:paraId="2992DC4A" w14:textId="77777777" w:rsidR="00DC70D4" w:rsidRPr="00F861E2" w:rsidRDefault="00DC70D4" w:rsidP="00F861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6EE42" w14:textId="77777777" w:rsidR="00DC70D4" w:rsidRPr="00BD0560" w:rsidRDefault="00EA36ED" w:rsidP="00F861E2">
    <w:pPr>
      <w:pStyle w:val="Header"/>
      <w:jc w:val="right"/>
    </w:pPr>
    <w:r>
      <w:t>Non-Identifiable Fingermarks</w:t>
    </w:r>
    <w:r w:rsidR="00AA5510">
      <w:t xml:space="preserve"> on Ammunition</w:t>
    </w:r>
  </w:p>
  <w:p w14:paraId="3A5F20EF" w14:textId="77777777" w:rsidR="00DC70D4" w:rsidRPr="00BD0560" w:rsidRDefault="00DC70D4" w:rsidP="00272B04">
    <w:pPr>
      <w:pStyle w:val="Header"/>
      <w:jc w:val="right"/>
    </w:pPr>
  </w:p>
  <w:p w14:paraId="6E7F4B2F" w14:textId="77777777" w:rsidR="00DC70D4" w:rsidRPr="00272B04" w:rsidRDefault="00DC70D4" w:rsidP="00272B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7DA"/>
    <w:multiLevelType w:val="hybridMultilevel"/>
    <w:tmpl w:val="6A222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B479C"/>
    <w:multiLevelType w:val="hybridMultilevel"/>
    <w:tmpl w:val="1DD24990"/>
    <w:lvl w:ilvl="0" w:tplc="6B9E0826">
      <w:start w:val="1"/>
      <w:numFmt w:val="decimal"/>
      <w:lvlText w:val="%1."/>
      <w:lvlJc w:val="left"/>
      <w:pPr>
        <w:tabs>
          <w:tab w:val="num" w:pos="765"/>
        </w:tabs>
        <w:ind w:left="765" w:hanging="360"/>
      </w:pPr>
      <w:rPr>
        <w:rFonts w:hint="default"/>
      </w:rPr>
    </w:lvl>
    <w:lvl w:ilvl="1" w:tplc="04090019" w:tentative="1">
      <w:start w:val="1"/>
      <w:numFmt w:val="lowerLetter"/>
      <w:lvlText w:val="%2."/>
      <w:lvlJc w:val="left"/>
      <w:pPr>
        <w:tabs>
          <w:tab w:val="num" w:pos="1485"/>
        </w:tabs>
        <w:ind w:left="1485" w:hanging="360"/>
      </w:pPr>
    </w:lvl>
    <w:lvl w:ilvl="2" w:tplc="0409001B" w:tentative="1">
      <w:start w:val="1"/>
      <w:numFmt w:val="lowerRoman"/>
      <w:lvlText w:val="%3."/>
      <w:lvlJc w:val="right"/>
      <w:pPr>
        <w:tabs>
          <w:tab w:val="num" w:pos="2205"/>
        </w:tabs>
        <w:ind w:left="2205" w:hanging="180"/>
      </w:pPr>
    </w:lvl>
    <w:lvl w:ilvl="3" w:tplc="0409000F" w:tentative="1">
      <w:start w:val="1"/>
      <w:numFmt w:val="decimal"/>
      <w:lvlText w:val="%4."/>
      <w:lvlJc w:val="left"/>
      <w:pPr>
        <w:tabs>
          <w:tab w:val="num" w:pos="2925"/>
        </w:tabs>
        <w:ind w:left="2925" w:hanging="360"/>
      </w:pPr>
    </w:lvl>
    <w:lvl w:ilvl="4" w:tplc="04090019" w:tentative="1">
      <w:start w:val="1"/>
      <w:numFmt w:val="lowerLetter"/>
      <w:lvlText w:val="%5."/>
      <w:lvlJc w:val="left"/>
      <w:pPr>
        <w:tabs>
          <w:tab w:val="num" w:pos="3645"/>
        </w:tabs>
        <w:ind w:left="3645" w:hanging="360"/>
      </w:pPr>
    </w:lvl>
    <w:lvl w:ilvl="5" w:tplc="0409001B" w:tentative="1">
      <w:start w:val="1"/>
      <w:numFmt w:val="lowerRoman"/>
      <w:lvlText w:val="%6."/>
      <w:lvlJc w:val="right"/>
      <w:pPr>
        <w:tabs>
          <w:tab w:val="num" w:pos="4365"/>
        </w:tabs>
        <w:ind w:left="4365" w:hanging="180"/>
      </w:pPr>
    </w:lvl>
    <w:lvl w:ilvl="6" w:tplc="0409000F" w:tentative="1">
      <w:start w:val="1"/>
      <w:numFmt w:val="decimal"/>
      <w:lvlText w:val="%7."/>
      <w:lvlJc w:val="left"/>
      <w:pPr>
        <w:tabs>
          <w:tab w:val="num" w:pos="5085"/>
        </w:tabs>
        <w:ind w:left="5085" w:hanging="360"/>
      </w:pPr>
    </w:lvl>
    <w:lvl w:ilvl="7" w:tplc="04090019" w:tentative="1">
      <w:start w:val="1"/>
      <w:numFmt w:val="lowerLetter"/>
      <w:lvlText w:val="%8."/>
      <w:lvlJc w:val="left"/>
      <w:pPr>
        <w:tabs>
          <w:tab w:val="num" w:pos="5805"/>
        </w:tabs>
        <w:ind w:left="5805" w:hanging="360"/>
      </w:pPr>
    </w:lvl>
    <w:lvl w:ilvl="8" w:tplc="0409001B" w:tentative="1">
      <w:start w:val="1"/>
      <w:numFmt w:val="lowerRoman"/>
      <w:lvlText w:val="%9."/>
      <w:lvlJc w:val="right"/>
      <w:pPr>
        <w:tabs>
          <w:tab w:val="num" w:pos="6525"/>
        </w:tabs>
        <w:ind w:left="6525" w:hanging="180"/>
      </w:pPr>
    </w:lvl>
  </w:abstractNum>
  <w:abstractNum w:abstractNumId="2" w15:restartNumberingAfterBreak="0">
    <w:nsid w:val="09DC5F91"/>
    <w:multiLevelType w:val="hybridMultilevel"/>
    <w:tmpl w:val="06EA7D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37A37"/>
    <w:multiLevelType w:val="hybridMultilevel"/>
    <w:tmpl w:val="806ACEF2"/>
    <w:lvl w:ilvl="0" w:tplc="D8FCDF20">
      <w:start w:val="1"/>
      <w:numFmt w:val="decimal"/>
      <w:lvlText w:val="(%1)"/>
      <w:lvlJc w:val="left"/>
      <w:pPr>
        <w:ind w:left="1785" w:hanging="106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0B3B24"/>
    <w:multiLevelType w:val="multilevel"/>
    <w:tmpl w:val="21C84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7E457E"/>
    <w:multiLevelType w:val="hybridMultilevel"/>
    <w:tmpl w:val="4DF2AF2E"/>
    <w:lvl w:ilvl="0" w:tplc="04090001">
      <w:start w:val="1"/>
      <w:numFmt w:val="bullet"/>
      <w:lvlText w:val=""/>
      <w:lvlJc w:val="left"/>
      <w:pPr>
        <w:ind w:left="720" w:hanging="360"/>
      </w:pPr>
      <w:rPr>
        <w:rFonts w:ascii="Symbol" w:hAnsi="Symbol" w:hint="default"/>
      </w:rPr>
    </w:lvl>
    <w:lvl w:ilvl="1" w:tplc="2CCE5020">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522559"/>
    <w:multiLevelType w:val="hybridMultilevel"/>
    <w:tmpl w:val="EB3A91DE"/>
    <w:lvl w:ilvl="0" w:tplc="2CCE502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D1936"/>
    <w:multiLevelType w:val="hybridMultilevel"/>
    <w:tmpl w:val="BEEE2E3A"/>
    <w:lvl w:ilvl="0" w:tplc="B1F0F758">
      <w:start w:val="1"/>
      <w:numFmt w:val="bullet"/>
      <w:lvlText w:val=""/>
      <w:lvlJc w:val="left"/>
      <w:pPr>
        <w:tabs>
          <w:tab w:val="num" w:pos="780"/>
        </w:tabs>
        <w:ind w:left="78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65F4EA2"/>
    <w:multiLevelType w:val="hybridMultilevel"/>
    <w:tmpl w:val="DDAA8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350B6E"/>
    <w:multiLevelType w:val="multilevel"/>
    <w:tmpl w:val="44EC9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0B208F"/>
    <w:multiLevelType w:val="hybridMultilevel"/>
    <w:tmpl w:val="7D64FC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FB7794"/>
    <w:multiLevelType w:val="hybridMultilevel"/>
    <w:tmpl w:val="6E88D7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D97236"/>
    <w:multiLevelType w:val="hybridMultilevel"/>
    <w:tmpl w:val="CFD00418"/>
    <w:lvl w:ilvl="0" w:tplc="7AE654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B33B77"/>
    <w:multiLevelType w:val="hybridMultilevel"/>
    <w:tmpl w:val="6FD8417E"/>
    <w:lvl w:ilvl="0" w:tplc="2CCE5020">
      <w:start w:val="1"/>
      <w:numFmt w:val="bullet"/>
      <w:lvlText w:val="−"/>
      <w:lvlJc w:val="left"/>
      <w:pPr>
        <w:ind w:left="1440" w:hanging="360"/>
      </w:pPr>
      <w:rPr>
        <w:rFonts w:ascii="Times New Roman" w:hAnsi="Times New Roman" w:cs="Times New Roman" w:hint="default"/>
      </w:rPr>
    </w:lvl>
    <w:lvl w:ilvl="1" w:tplc="06066D48">
      <w:numFmt w:val="bullet"/>
      <w:lvlText w:val="•"/>
      <w:lvlJc w:val="left"/>
      <w:pPr>
        <w:ind w:left="2520" w:hanging="720"/>
      </w:pPr>
      <w:rPr>
        <w:rFonts w:ascii="Times New Roman" w:eastAsia="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37942E9"/>
    <w:multiLevelType w:val="hybridMultilevel"/>
    <w:tmpl w:val="42F668EA"/>
    <w:lvl w:ilvl="0" w:tplc="2CCE5020">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97E2396"/>
    <w:multiLevelType w:val="hybridMultilevel"/>
    <w:tmpl w:val="D57EBDC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960" w:hanging="360"/>
      </w:pPr>
      <w:rPr>
        <w:rFonts w:ascii="Courier New" w:hAnsi="Courier New" w:cs="Courier New" w:hint="default"/>
      </w:rPr>
    </w:lvl>
    <w:lvl w:ilvl="2" w:tplc="04090005" w:tentative="1">
      <w:start w:val="1"/>
      <w:numFmt w:val="bullet"/>
      <w:lvlText w:val=""/>
      <w:lvlJc w:val="left"/>
      <w:pPr>
        <w:ind w:left="2680" w:hanging="360"/>
      </w:pPr>
      <w:rPr>
        <w:rFonts w:ascii="Wingdings" w:hAnsi="Wingdings" w:hint="default"/>
      </w:rPr>
    </w:lvl>
    <w:lvl w:ilvl="3" w:tplc="04090001" w:tentative="1">
      <w:start w:val="1"/>
      <w:numFmt w:val="bullet"/>
      <w:lvlText w:val=""/>
      <w:lvlJc w:val="left"/>
      <w:pPr>
        <w:ind w:left="3400" w:hanging="360"/>
      </w:pPr>
      <w:rPr>
        <w:rFonts w:ascii="Symbol" w:hAnsi="Symbol" w:hint="default"/>
      </w:rPr>
    </w:lvl>
    <w:lvl w:ilvl="4" w:tplc="04090003" w:tentative="1">
      <w:start w:val="1"/>
      <w:numFmt w:val="bullet"/>
      <w:lvlText w:val="o"/>
      <w:lvlJc w:val="left"/>
      <w:pPr>
        <w:ind w:left="4120" w:hanging="360"/>
      </w:pPr>
      <w:rPr>
        <w:rFonts w:ascii="Courier New" w:hAnsi="Courier New" w:cs="Courier New" w:hint="default"/>
      </w:rPr>
    </w:lvl>
    <w:lvl w:ilvl="5" w:tplc="04090005" w:tentative="1">
      <w:start w:val="1"/>
      <w:numFmt w:val="bullet"/>
      <w:lvlText w:val=""/>
      <w:lvlJc w:val="left"/>
      <w:pPr>
        <w:ind w:left="4840" w:hanging="360"/>
      </w:pPr>
      <w:rPr>
        <w:rFonts w:ascii="Wingdings" w:hAnsi="Wingdings" w:hint="default"/>
      </w:rPr>
    </w:lvl>
    <w:lvl w:ilvl="6" w:tplc="04090001" w:tentative="1">
      <w:start w:val="1"/>
      <w:numFmt w:val="bullet"/>
      <w:lvlText w:val=""/>
      <w:lvlJc w:val="left"/>
      <w:pPr>
        <w:ind w:left="5560" w:hanging="360"/>
      </w:pPr>
      <w:rPr>
        <w:rFonts w:ascii="Symbol" w:hAnsi="Symbol" w:hint="default"/>
      </w:rPr>
    </w:lvl>
    <w:lvl w:ilvl="7" w:tplc="04090003" w:tentative="1">
      <w:start w:val="1"/>
      <w:numFmt w:val="bullet"/>
      <w:lvlText w:val="o"/>
      <w:lvlJc w:val="left"/>
      <w:pPr>
        <w:ind w:left="6280" w:hanging="360"/>
      </w:pPr>
      <w:rPr>
        <w:rFonts w:ascii="Courier New" w:hAnsi="Courier New" w:cs="Courier New" w:hint="default"/>
      </w:rPr>
    </w:lvl>
    <w:lvl w:ilvl="8" w:tplc="04090005" w:tentative="1">
      <w:start w:val="1"/>
      <w:numFmt w:val="bullet"/>
      <w:lvlText w:val=""/>
      <w:lvlJc w:val="left"/>
      <w:pPr>
        <w:ind w:left="7000" w:hanging="360"/>
      </w:pPr>
      <w:rPr>
        <w:rFonts w:ascii="Wingdings" w:hAnsi="Wingdings" w:hint="default"/>
      </w:rPr>
    </w:lvl>
  </w:abstractNum>
  <w:abstractNum w:abstractNumId="16" w15:restartNumberingAfterBreak="0">
    <w:nsid w:val="4D06231C"/>
    <w:multiLevelType w:val="multilevel"/>
    <w:tmpl w:val="64DA6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DB5502"/>
    <w:multiLevelType w:val="hybridMultilevel"/>
    <w:tmpl w:val="88C46A1A"/>
    <w:lvl w:ilvl="0" w:tplc="0224895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23C14D0"/>
    <w:multiLevelType w:val="multilevel"/>
    <w:tmpl w:val="24D2F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8D102E"/>
    <w:multiLevelType w:val="multilevel"/>
    <w:tmpl w:val="EB5E1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AC0CFE"/>
    <w:multiLevelType w:val="hybridMultilevel"/>
    <w:tmpl w:val="36B88926"/>
    <w:lvl w:ilvl="0" w:tplc="04090001">
      <w:start w:val="1"/>
      <w:numFmt w:val="bullet"/>
      <w:lvlText w:val=""/>
      <w:lvlJc w:val="left"/>
      <w:pPr>
        <w:ind w:left="1440" w:hanging="360"/>
      </w:pPr>
      <w:rPr>
        <w:rFonts w:ascii="Symbol" w:hAnsi="Symbol" w:hint="default"/>
      </w:rPr>
    </w:lvl>
    <w:lvl w:ilvl="1" w:tplc="2CCE5020">
      <w:start w:val="1"/>
      <w:numFmt w:val="bullet"/>
      <w:lvlText w:val="−"/>
      <w:lvlJc w:val="left"/>
      <w:pPr>
        <w:ind w:left="2160" w:hanging="360"/>
      </w:pPr>
      <w:rPr>
        <w:rFonts w:ascii="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13B6D93"/>
    <w:multiLevelType w:val="hybridMultilevel"/>
    <w:tmpl w:val="FF1A1CC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3590849"/>
    <w:multiLevelType w:val="hybridMultilevel"/>
    <w:tmpl w:val="FA6A3F0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650A09"/>
    <w:multiLevelType w:val="hybridMultilevel"/>
    <w:tmpl w:val="76AC27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E388E"/>
    <w:multiLevelType w:val="hybridMultilevel"/>
    <w:tmpl w:val="0E149718"/>
    <w:lvl w:ilvl="0" w:tplc="04090001">
      <w:start w:val="1"/>
      <w:numFmt w:val="bullet"/>
      <w:lvlText w:val=""/>
      <w:lvlJc w:val="left"/>
      <w:pPr>
        <w:ind w:left="720" w:hanging="360"/>
      </w:pPr>
      <w:rPr>
        <w:rFonts w:ascii="Symbol" w:hAnsi="Symbol" w:hint="default"/>
      </w:rPr>
    </w:lvl>
    <w:lvl w:ilvl="1" w:tplc="2CCE5020">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5927EC"/>
    <w:multiLevelType w:val="multilevel"/>
    <w:tmpl w:val="83A01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676481"/>
    <w:multiLevelType w:val="hybridMultilevel"/>
    <w:tmpl w:val="F6E670A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7" w15:restartNumberingAfterBreak="0">
    <w:nsid w:val="7F6A6ADF"/>
    <w:multiLevelType w:val="hybridMultilevel"/>
    <w:tmpl w:val="61848D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3303484">
    <w:abstractNumId w:val="16"/>
  </w:num>
  <w:num w:numId="2" w16cid:durableId="1246888649">
    <w:abstractNumId w:val="4"/>
  </w:num>
  <w:num w:numId="3" w16cid:durableId="624235768">
    <w:abstractNumId w:val="18"/>
  </w:num>
  <w:num w:numId="4" w16cid:durableId="1834493301">
    <w:abstractNumId w:val="25"/>
  </w:num>
  <w:num w:numId="5" w16cid:durableId="1276913094">
    <w:abstractNumId w:val="19"/>
  </w:num>
  <w:num w:numId="6" w16cid:durableId="2013070314">
    <w:abstractNumId w:val="9"/>
  </w:num>
  <w:num w:numId="7" w16cid:durableId="919751325">
    <w:abstractNumId w:val="1"/>
  </w:num>
  <w:num w:numId="8" w16cid:durableId="141044266">
    <w:abstractNumId w:val="7"/>
  </w:num>
  <w:num w:numId="9" w16cid:durableId="1395544470">
    <w:abstractNumId w:val="17"/>
  </w:num>
  <w:num w:numId="10" w16cid:durableId="531577364">
    <w:abstractNumId w:val="10"/>
  </w:num>
  <w:num w:numId="11" w16cid:durableId="1235623478">
    <w:abstractNumId w:val="27"/>
  </w:num>
  <w:num w:numId="12" w16cid:durableId="1487672781">
    <w:abstractNumId w:val="24"/>
  </w:num>
  <w:num w:numId="13" w16cid:durableId="1534344912">
    <w:abstractNumId w:val="23"/>
  </w:num>
  <w:num w:numId="14" w16cid:durableId="658198402">
    <w:abstractNumId w:val="11"/>
  </w:num>
  <w:num w:numId="15" w16cid:durableId="1643273266">
    <w:abstractNumId w:val="21"/>
  </w:num>
  <w:num w:numId="16" w16cid:durableId="902251358">
    <w:abstractNumId w:val="20"/>
  </w:num>
  <w:num w:numId="17" w16cid:durableId="1018309183">
    <w:abstractNumId w:val="5"/>
  </w:num>
  <w:num w:numId="18" w16cid:durableId="941961067">
    <w:abstractNumId w:val="14"/>
  </w:num>
  <w:num w:numId="19" w16cid:durableId="47190586">
    <w:abstractNumId w:val="12"/>
  </w:num>
  <w:num w:numId="20" w16cid:durableId="311520636">
    <w:abstractNumId w:val="13"/>
  </w:num>
  <w:num w:numId="21" w16cid:durableId="688681844">
    <w:abstractNumId w:val="3"/>
  </w:num>
  <w:num w:numId="22" w16cid:durableId="1705014819">
    <w:abstractNumId w:val="6"/>
  </w:num>
  <w:num w:numId="23" w16cid:durableId="1512716532">
    <w:abstractNumId w:val="2"/>
  </w:num>
  <w:num w:numId="24" w16cid:durableId="928469569">
    <w:abstractNumId w:val="22"/>
  </w:num>
  <w:num w:numId="25" w16cid:durableId="1828471016">
    <w:abstractNumId w:val="15"/>
  </w:num>
  <w:num w:numId="26" w16cid:durableId="5404936">
    <w:abstractNumId w:val="0"/>
  </w:num>
  <w:num w:numId="27" w16cid:durableId="1209611303">
    <w:abstractNumId w:val="26"/>
  </w:num>
  <w:num w:numId="28" w16cid:durableId="77019787">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uellar, Maria">
    <w15:presenceInfo w15:providerId="AD" w15:userId="S::mcuellar@upenn.edu::08eba658-6874-4569-a3fb-0ec90c7b10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5A31C1"/>
    <w:rsid w:val="00006F11"/>
    <w:rsid w:val="000309FA"/>
    <w:rsid w:val="00053B53"/>
    <w:rsid w:val="0006133C"/>
    <w:rsid w:val="00072542"/>
    <w:rsid w:val="000A069C"/>
    <w:rsid w:val="000A6A00"/>
    <w:rsid w:val="00112F6D"/>
    <w:rsid w:val="00124652"/>
    <w:rsid w:val="001524B2"/>
    <w:rsid w:val="001832EC"/>
    <w:rsid w:val="0018769C"/>
    <w:rsid w:val="001C775D"/>
    <w:rsid w:val="001D0ECC"/>
    <w:rsid w:val="001F6439"/>
    <w:rsid w:val="00202767"/>
    <w:rsid w:val="0021356D"/>
    <w:rsid w:val="00223A6A"/>
    <w:rsid w:val="00277415"/>
    <w:rsid w:val="00281F41"/>
    <w:rsid w:val="002940A8"/>
    <w:rsid w:val="00294F64"/>
    <w:rsid w:val="002B6123"/>
    <w:rsid w:val="002D4F74"/>
    <w:rsid w:val="002F309C"/>
    <w:rsid w:val="00303BA9"/>
    <w:rsid w:val="0030435C"/>
    <w:rsid w:val="003135CE"/>
    <w:rsid w:val="003375A1"/>
    <w:rsid w:val="00360A22"/>
    <w:rsid w:val="003A1767"/>
    <w:rsid w:val="003C7A02"/>
    <w:rsid w:val="003D1579"/>
    <w:rsid w:val="00400B13"/>
    <w:rsid w:val="00432923"/>
    <w:rsid w:val="00453984"/>
    <w:rsid w:val="0047109C"/>
    <w:rsid w:val="00484D36"/>
    <w:rsid w:val="004A3277"/>
    <w:rsid w:val="004A6242"/>
    <w:rsid w:val="004A6A85"/>
    <w:rsid w:val="004F4F98"/>
    <w:rsid w:val="0050166C"/>
    <w:rsid w:val="0051688E"/>
    <w:rsid w:val="00546A1A"/>
    <w:rsid w:val="00550D7F"/>
    <w:rsid w:val="005669AA"/>
    <w:rsid w:val="00567096"/>
    <w:rsid w:val="005A31C1"/>
    <w:rsid w:val="005B5E43"/>
    <w:rsid w:val="005C38E9"/>
    <w:rsid w:val="005D42D3"/>
    <w:rsid w:val="005E04F7"/>
    <w:rsid w:val="005E49AC"/>
    <w:rsid w:val="005F5B95"/>
    <w:rsid w:val="00621028"/>
    <w:rsid w:val="00647DF9"/>
    <w:rsid w:val="006737DA"/>
    <w:rsid w:val="0069131B"/>
    <w:rsid w:val="006B353A"/>
    <w:rsid w:val="006C5645"/>
    <w:rsid w:val="006D7AC8"/>
    <w:rsid w:val="006F089A"/>
    <w:rsid w:val="00715998"/>
    <w:rsid w:val="00722C73"/>
    <w:rsid w:val="00784085"/>
    <w:rsid w:val="007C006F"/>
    <w:rsid w:val="007C68DD"/>
    <w:rsid w:val="007D4C54"/>
    <w:rsid w:val="008065CB"/>
    <w:rsid w:val="0084215C"/>
    <w:rsid w:val="0084528A"/>
    <w:rsid w:val="00846CED"/>
    <w:rsid w:val="00883489"/>
    <w:rsid w:val="008868BA"/>
    <w:rsid w:val="0089433C"/>
    <w:rsid w:val="008C5C14"/>
    <w:rsid w:val="008D7D2C"/>
    <w:rsid w:val="008E229C"/>
    <w:rsid w:val="008F30D5"/>
    <w:rsid w:val="00923D20"/>
    <w:rsid w:val="00925857"/>
    <w:rsid w:val="009443AF"/>
    <w:rsid w:val="00950767"/>
    <w:rsid w:val="00961EF7"/>
    <w:rsid w:val="00965FF3"/>
    <w:rsid w:val="00980A6F"/>
    <w:rsid w:val="00990878"/>
    <w:rsid w:val="009A1C1A"/>
    <w:rsid w:val="009B7304"/>
    <w:rsid w:val="009C146C"/>
    <w:rsid w:val="009E0B31"/>
    <w:rsid w:val="009E31A1"/>
    <w:rsid w:val="00A33368"/>
    <w:rsid w:val="00A43428"/>
    <w:rsid w:val="00A43530"/>
    <w:rsid w:val="00A60B31"/>
    <w:rsid w:val="00A67AB7"/>
    <w:rsid w:val="00A72830"/>
    <w:rsid w:val="00A858BD"/>
    <w:rsid w:val="00AA5510"/>
    <w:rsid w:val="00AA64C3"/>
    <w:rsid w:val="00AC29D6"/>
    <w:rsid w:val="00AD4F93"/>
    <w:rsid w:val="00B41A21"/>
    <w:rsid w:val="00BA31CA"/>
    <w:rsid w:val="00BB7725"/>
    <w:rsid w:val="00BC1F7B"/>
    <w:rsid w:val="00BE10BF"/>
    <w:rsid w:val="00C02B46"/>
    <w:rsid w:val="00C710E1"/>
    <w:rsid w:val="00C919A4"/>
    <w:rsid w:val="00CA1B60"/>
    <w:rsid w:val="00CD3182"/>
    <w:rsid w:val="00CE5F89"/>
    <w:rsid w:val="00D3199B"/>
    <w:rsid w:val="00D70193"/>
    <w:rsid w:val="00D907E1"/>
    <w:rsid w:val="00DC224B"/>
    <w:rsid w:val="00DC70D4"/>
    <w:rsid w:val="00DF0006"/>
    <w:rsid w:val="00E03E0C"/>
    <w:rsid w:val="00E1439A"/>
    <w:rsid w:val="00E16D90"/>
    <w:rsid w:val="00E25BDE"/>
    <w:rsid w:val="00E52EB5"/>
    <w:rsid w:val="00E7396A"/>
    <w:rsid w:val="00E81E04"/>
    <w:rsid w:val="00E829AD"/>
    <w:rsid w:val="00EA36ED"/>
    <w:rsid w:val="00EB49D4"/>
    <w:rsid w:val="00EC5425"/>
    <w:rsid w:val="00EF1A83"/>
    <w:rsid w:val="00EF4439"/>
    <w:rsid w:val="00F10677"/>
    <w:rsid w:val="00F14B39"/>
    <w:rsid w:val="00F46C34"/>
    <w:rsid w:val="00F75CE3"/>
    <w:rsid w:val="00F91753"/>
    <w:rsid w:val="00F95DE9"/>
    <w:rsid w:val="00FB0EE5"/>
    <w:rsid w:val="00FB1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F619E"/>
  <w15:chartTrackingRefBased/>
  <w15:docId w15:val="{23D6BBA4-0207-4C73-97A5-F50890AD5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1C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A31C1"/>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31C1"/>
    <w:rPr>
      <w:rFonts w:ascii="Times New Roman" w:eastAsia="Times New Roman" w:hAnsi="Times New Roman" w:cs="Times New Roman"/>
      <w:b/>
      <w:bCs/>
      <w:sz w:val="24"/>
      <w:szCs w:val="24"/>
    </w:rPr>
  </w:style>
  <w:style w:type="character" w:styleId="CommentReference">
    <w:name w:val="annotation reference"/>
    <w:semiHidden/>
    <w:rsid w:val="005A31C1"/>
    <w:rPr>
      <w:sz w:val="16"/>
      <w:szCs w:val="16"/>
    </w:rPr>
  </w:style>
  <w:style w:type="paragraph" w:styleId="CommentText">
    <w:name w:val="annotation text"/>
    <w:basedOn w:val="Normal"/>
    <w:link w:val="CommentTextChar"/>
    <w:semiHidden/>
    <w:rsid w:val="005A31C1"/>
    <w:rPr>
      <w:sz w:val="20"/>
      <w:szCs w:val="20"/>
    </w:rPr>
  </w:style>
  <w:style w:type="character" w:customStyle="1" w:styleId="CommentTextChar">
    <w:name w:val="Comment Text Char"/>
    <w:basedOn w:val="DefaultParagraphFont"/>
    <w:link w:val="CommentText"/>
    <w:semiHidden/>
    <w:rsid w:val="005A31C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5A31C1"/>
    <w:rPr>
      <w:b/>
      <w:bCs/>
    </w:rPr>
  </w:style>
  <w:style w:type="character" w:customStyle="1" w:styleId="CommentSubjectChar">
    <w:name w:val="Comment Subject Char"/>
    <w:basedOn w:val="CommentTextChar"/>
    <w:link w:val="CommentSubject"/>
    <w:semiHidden/>
    <w:rsid w:val="005A31C1"/>
    <w:rPr>
      <w:rFonts w:ascii="Times New Roman" w:eastAsia="Times New Roman" w:hAnsi="Times New Roman" w:cs="Times New Roman"/>
      <w:b/>
      <w:bCs/>
      <w:sz w:val="20"/>
      <w:szCs w:val="20"/>
    </w:rPr>
  </w:style>
  <w:style w:type="paragraph" w:styleId="BalloonText">
    <w:name w:val="Balloon Text"/>
    <w:basedOn w:val="Normal"/>
    <w:link w:val="BalloonTextChar"/>
    <w:semiHidden/>
    <w:rsid w:val="005A31C1"/>
    <w:rPr>
      <w:rFonts w:ascii="Tahoma" w:hAnsi="Tahoma" w:cs="Tahoma"/>
      <w:sz w:val="16"/>
      <w:szCs w:val="16"/>
    </w:rPr>
  </w:style>
  <w:style w:type="character" w:customStyle="1" w:styleId="BalloonTextChar">
    <w:name w:val="Balloon Text Char"/>
    <w:basedOn w:val="DefaultParagraphFont"/>
    <w:link w:val="BalloonText"/>
    <w:semiHidden/>
    <w:rsid w:val="005A31C1"/>
    <w:rPr>
      <w:rFonts w:ascii="Tahoma" w:eastAsia="Times New Roman" w:hAnsi="Tahoma" w:cs="Tahoma"/>
      <w:sz w:val="16"/>
      <w:szCs w:val="16"/>
    </w:rPr>
  </w:style>
  <w:style w:type="paragraph" w:styleId="Header">
    <w:name w:val="header"/>
    <w:basedOn w:val="Normal"/>
    <w:link w:val="HeaderChar"/>
    <w:uiPriority w:val="99"/>
    <w:rsid w:val="005A31C1"/>
    <w:pPr>
      <w:tabs>
        <w:tab w:val="center" w:pos="4680"/>
        <w:tab w:val="right" w:pos="9360"/>
      </w:tabs>
    </w:pPr>
  </w:style>
  <w:style w:type="character" w:customStyle="1" w:styleId="HeaderChar">
    <w:name w:val="Header Char"/>
    <w:link w:val="Header"/>
    <w:uiPriority w:val="99"/>
    <w:rsid w:val="005A31C1"/>
    <w:rPr>
      <w:rFonts w:ascii="Times New Roman" w:eastAsia="Times New Roman" w:hAnsi="Times New Roman" w:cs="Times New Roman"/>
      <w:sz w:val="24"/>
      <w:szCs w:val="24"/>
    </w:rPr>
  </w:style>
  <w:style w:type="paragraph" w:styleId="Footer">
    <w:name w:val="footer"/>
    <w:basedOn w:val="Normal"/>
    <w:link w:val="FooterChar"/>
    <w:uiPriority w:val="99"/>
    <w:rsid w:val="005A31C1"/>
    <w:pPr>
      <w:tabs>
        <w:tab w:val="center" w:pos="4680"/>
        <w:tab w:val="right" w:pos="9360"/>
      </w:tabs>
    </w:pPr>
  </w:style>
  <w:style w:type="character" w:customStyle="1" w:styleId="FooterChar">
    <w:name w:val="Footer Char"/>
    <w:link w:val="Footer"/>
    <w:uiPriority w:val="99"/>
    <w:rsid w:val="005A31C1"/>
    <w:rPr>
      <w:rFonts w:ascii="Times New Roman" w:eastAsia="Times New Roman" w:hAnsi="Times New Roman" w:cs="Times New Roman"/>
      <w:sz w:val="24"/>
      <w:szCs w:val="24"/>
    </w:rPr>
  </w:style>
  <w:style w:type="paragraph" w:styleId="FootnoteText">
    <w:name w:val="footnote text"/>
    <w:basedOn w:val="Normal"/>
    <w:link w:val="FootnoteTextChar"/>
    <w:uiPriority w:val="99"/>
    <w:rsid w:val="005A31C1"/>
    <w:rPr>
      <w:sz w:val="20"/>
      <w:szCs w:val="20"/>
    </w:rPr>
  </w:style>
  <w:style w:type="character" w:customStyle="1" w:styleId="FootnoteTextChar">
    <w:name w:val="Footnote Text Char"/>
    <w:basedOn w:val="DefaultParagraphFont"/>
    <w:link w:val="FootnoteText"/>
    <w:uiPriority w:val="99"/>
    <w:rsid w:val="005A31C1"/>
    <w:rPr>
      <w:rFonts w:ascii="Times New Roman" w:eastAsia="Times New Roman" w:hAnsi="Times New Roman" w:cs="Times New Roman"/>
      <w:sz w:val="20"/>
      <w:szCs w:val="20"/>
    </w:rPr>
  </w:style>
  <w:style w:type="character" w:styleId="FootnoteReference">
    <w:name w:val="footnote reference"/>
    <w:uiPriority w:val="99"/>
    <w:rsid w:val="005A31C1"/>
    <w:rPr>
      <w:vertAlign w:val="superscript"/>
    </w:rPr>
  </w:style>
  <w:style w:type="table" w:styleId="TableGrid">
    <w:name w:val="Table Grid"/>
    <w:basedOn w:val="TableNormal"/>
    <w:uiPriority w:val="59"/>
    <w:rsid w:val="005A31C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A31C1"/>
    <w:rPr>
      <w:color w:val="808080"/>
    </w:rPr>
  </w:style>
  <w:style w:type="character" w:styleId="Hyperlink">
    <w:name w:val="Hyperlink"/>
    <w:basedOn w:val="DefaultParagraphFont"/>
    <w:uiPriority w:val="99"/>
    <w:unhideWhenUsed/>
    <w:rsid w:val="005A31C1"/>
    <w:rPr>
      <w:color w:val="0000FF"/>
      <w:u w:val="single"/>
    </w:rPr>
  </w:style>
  <w:style w:type="character" w:styleId="FollowedHyperlink">
    <w:name w:val="FollowedHyperlink"/>
    <w:basedOn w:val="DefaultParagraphFont"/>
    <w:uiPriority w:val="99"/>
    <w:unhideWhenUsed/>
    <w:rsid w:val="005A31C1"/>
    <w:rPr>
      <w:color w:val="800080"/>
      <w:u w:val="single"/>
    </w:rPr>
  </w:style>
  <w:style w:type="paragraph" w:customStyle="1" w:styleId="xl66">
    <w:name w:val="xl66"/>
    <w:basedOn w:val="Normal"/>
    <w:rsid w:val="005A31C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7">
    <w:name w:val="xl67"/>
    <w:basedOn w:val="Normal"/>
    <w:rsid w:val="005A31C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68">
    <w:name w:val="xl68"/>
    <w:basedOn w:val="Normal"/>
    <w:rsid w:val="005A31C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69">
    <w:name w:val="xl69"/>
    <w:basedOn w:val="Normal"/>
    <w:rsid w:val="005A31C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70">
    <w:name w:val="xl70"/>
    <w:basedOn w:val="Normal"/>
    <w:rsid w:val="005A31C1"/>
    <w:pPr>
      <w:spacing w:before="100" w:beforeAutospacing="1" w:after="100" w:afterAutospacing="1"/>
      <w:jc w:val="center"/>
    </w:pPr>
  </w:style>
  <w:style w:type="paragraph" w:customStyle="1" w:styleId="xl71">
    <w:name w:val="xl71"/>
    <w:basedOn w:val="Normal"/>
    <w:rsid w:val="005A31C1"/>
    <w:pPr>
      <w:pBdr>
        <w:top w:val="single" w:sz="4" w:space="0" w:color="auto"/>
        <w:left w:val="single" w:sz="4" w:space="0" w:color="auto"/>
      </w:pBdr>
      <w:spacing w:before="100" w:beforeAutospacing="1" w:after="100" w:afterAutospacing="1"/>
      <w:jc w:val="center"/>
      <w:textAlignment w:val="center"/>
    </w:pPr>
  </w:style>
  <w:style w:type="paragraph" w:customStyle="1" w:styleId="xl72">
    <w:name w:val="xl72"/>
    <w:basedOn w:val="Normal"/>
    <w:rsid w:val="005A31C1"/>
    <w:pPr>
      <w:pBdr>
        <w:left w:val="single" w:sz="4" w:space="0" w:color="auto"/>
        <w:bottom w:val="single" w:sz="4" w:space="0" w:color="auto"/>
      </w:pBdr>
      <w:spacing w:before="100" w:beforeAutospacing="1" w:after="100" w:afterAutospacing="1"/>
      <w:jc w:val="center"/>
      <w:textAlignment w:val="center"/>
    </w:pPr>
  </w:style>
  <w:style w:type="paragraph" w:customStyle="1" w:styleId="xl73">
    <w:name w:val="xl73"/>
    <w:basedOn w:val="Normal"/>
    <w:rsid w:val="005A31C1"/>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74">
    <w:name w:val="xl74"/>
    <w:basedOn w:val="Normal"/>
    <w:rsid w:val="005A31C1"/>
    <w:pPr>
      <w:pBdr>
        <w:top w:val="single" w:sz="4" w:space="0" w:color="auto"/>
        <w:left w:val="single" w:sz="4" w:space="0" w:color="auto"/>
      </w:pBdr>
      <w:spacing w:before="100" w:beforeAutospacing="1" w:after="100" w:afterAutospacing="1"/>
      <w:jc w:val="center"/>
    </w:pPr>
  </w:style>
  <w:style w:type="paragraph" w:customStyle="1" w:styleId="xl75">
    <w:name w:val="xl75"/>
    <w:basedOn w:val="Normal"/>
    <w:rsid w:val="005A31C1"/>
    <w:pPr>
      <w:pBdr>
        <w:bottom w:val="single" w:sz="4" w:space="0" w:color="auto"/>
        <w:right w:val="single" w:sz="4" w:space="0" w:color="auto"/>
      </w:pBdr>
      <w:spacing w:before="100" w:beforeAutospacing="1" w:after="100" w:afterAutospacing="1"/>
      <w:jc w:val="center"/>
    </w:pPr>
  </w:style>
  <w:style w:type="paragraph" w:customStyle="1" w:styleId="xl76">
    <w:name w:val="xl76"/>
    <w:basedOn w:val="Normal"/>
    <w:rsid w:val="005A31C1"/>
    <w:pPr>
      <w:spacing w:before="100" w:beforeAutospacing="1" w:after="100" w:afterAutospacing="1"/>
      <w:jc w:val="right"/>
    </w:pPr>
  </w:style>
  <w:style w:type="paragraph" w:customStyle="1" w:styleId="xl77">
    <w:name w:val="xl77"/>
    <w:basedOn w:val="Normal"/>
    <w:rsid w:val="005A31C1"/>
    <w:pPr>
      <w:pBdr>
        <w:left w:val="single" w:sz="4" w:space="0" w:color="auto"/>
        <w:right w:val="single" w:sz="4" w:space="0" w:color="auto"/>
      </w:pBdr>
      <w:spacing w:before="100" w:beforeAutospacing="1" w:after="100" w:afterAutospacing="1"/>
    </w:pPr>
  </w:style>
  <w:style w:type="paragraph" w:customStyle="1" w:styleId="xl78">
    <w:name w:val="xl78"/>
    <w:basedOn w:val="Normal"/>
    <w:rsid w:val="005A31C1"/>
    <w:pPr>
      <w:pBdr>
        <w:left w:val="single" w:sz="4" w:space="0" w:color="auto"/>
        <w:bottom w:val="single" w:sz="4" w:space="0" w:color="auto"/>
        <w:right w:val="single" w:sz="4" w:space="0" w:color="auto"/>
      </w:pBdr>
      <w:spacing w:before="100" w:beforeAutospacing="1" w:after="100" w:afterAutospacing="1"/>
    </w:pPr>
  </w:style>
  <w:style w:type="paragraph" w:customStyle="1" w:styleId="xl79">
    <w:name w:val="xl79"/>
    <w:basedOn w:val="Normal"/>
    <w:rsid w:val="005A31C1"/>
    <w:pPr>
      <w:pBdr>
        <w:left w:val="single" w:sz="4" w:space="0" w:color="auto"/>
      </w:pBdr>
      <w:spacing w:before="100" w:beforeAutospacing="1" w:after="100" w:afterAutospacing="1"/>
    </w:pPr>
  </w:style>
  <w:style w:type="paragraph" w:customStyle="1" w:styleId="xl80">
    <w:name w:val="xl80"/>
    <w:basedOn w:val="Normal"/>
    <w:rsid w:val="005A31C1"/>
    <w:pPr>
      <w:pBdr>
        <w:left w:val="single" w:sz="4" w:space="0" w:color="auto"/>
        <w:bottom w:val="single" w:sz="4" w:space="0" w:color="auto"/>
      </w:pBdr>
      <w:spacing w:before="100" w:beforeAutospacing="1" w:after="100" w:afterAutospacing="1"/>
    </w:pPr>
  </w:style>
  <w:style w:type="paragraph" w:customStyle="1" w:styleId="xl81">
    <w:name w:val="xl81"/>
    <w:basedOn w:val="Normal"/>
    <w:rsid w:val="005A31C1"/>
    <w:pPr>
      <w:pBdr>
        <w:top w:val="single" w:sz="4" w:space="0" w:color="auto"/>
        <w:left w:val="single" w:sz="4" w:space="0" w:color="auto"/>
      </w:pBdr>
      <w:spacing w:before="100" w:beforeAutospacing="1" w:after="100" w:afterAutospacing="1"/>
    </w:pPr>
  </w:style>
  <w:style w:type="paragraph" w:customStyle="1" w:styleId="xl82">
    <w:name w:val="xl82"/>
    <w:basedOn w:val="Normal"/>
    <w:rsid w:val="005A31C1"/>
    <w:pPr>
      <w:pBdr>
        <w:top w:val="single" w:sz="4" w:space="0" w:color="auto"/>
        <w:left w:val="single" w:sz="4" w:space="0" w:color="auto"/>
        <w:right w:val="single" w:sz="4" w:space="0" w:color="auto"/>
      </w:pBdr>
      <w:spacing w:before="100" w:beforeAutospacing="1" w:after="100" w:afterAutospacing="1"/>
    </w:pPr>
  </w:style>
  <w:style w:type="paragraph" w:customStyle="1" w:styleId="xl83">
    <w:name w:val="xl83"/>
    <w:basedOn w:val="Normal"/>
    <w:rsid w:val="005A31C1"/>
    <w:pPr>
      <w:pBdr>
        <w:top w:val="single" w:sz="4" w:space="0" w:color="auto"/>
      </w:pBdr>
      <w:spacing w:before="100" w:beforeAutospacing="1" w:after="100" w:afterAutospacing="1"/>
      <w:jc w:val="center"/>
    </w:pPr>
  </w:style>
  <w:style w:type="paragraph" w:customStyle="1" w:styleId="xl84">
    <w:name w:val="xl84"/>
    <w:basedOn w:val="Normal"/>
    <w:rsid w:val="005A31C1"/>
    <w:pPr>
      <w:pBdr>
        <w:top w:val="single" w:sz="4" w:space="0" w:color="auto"/>
        <w:right w:val="single" w:sz="4" w:space="0" w:color="auto"/>
      </w:pBdr>
      <w:spacing w:before="100" w:beforeAutospacing="1" w:after="100" w:afterAutospacing="1"/>
      <w:jc w:val="center"/>
    </w:pPr>
  </w:style>
  <w:style w:type="paragraph" w:customStyle="1" w:styleId="xl85">
    <w:name w:val="xl85"/>
    <w:basedOn w:val="Normal"/>
    <w:rsid w:val="005A31C1"/>
    <w:pPr>
      <w:pBdr>
        <w:top w:val="single" w:sz="4" w:space="0" w:color="auto"/>
        <w:right w:val="single" w:sz="4" w:space="0" w:color="auto"/>
      </w:pBdr>
      <w:spacing w:before="100" w:beforeAutospacing="1" w:after="100" w:afterAutospacing="1"/>
    </w:pPr>
  </w:style>
  <w:style w:type="paragraph" w:customStyle="1" w:styleId="xl86">
    <w:name w:val="xl86"/>
    <w:basedOn w:val="Normal"/>
    <w:rsid w:val="005A31C1"/>
    <w:pPr>
      <w:pBdr>
        <w:left w:val="single" w:sz="4" w:space="0" w:color="auto"/>
      </w:pBdr>
      <w:spacing w:before="100" w:beforeAutospacing="1" w:after="100" w:afterAutospacing="1"/>
      <w:jc w:val="center"/>
      <w:textAlignment w:val="center"/>
    </w:pPr>
  </w:style>
  <w:style w:type="paragraph" w:customStyle="1" w:styleId="xl87">
    <w:name w:val="xl87"/>
    <w:basedOn w:val="Normal"/>
    <w:rsid w:val="005A31C1"/>
    <w:pPr>
      <w:pBdr>
        <w:right w:val="single" w:sz="4" w:space="0" w:color="auto"/>
      </w:pBdr>
      <w:spacing w:before="100" w:beforeAutospacing="1" w:after="100" w:afterAutospacing="1"/>
    </w:pPr>
  </w:style>
  <w:style w:type="paragraph" w:customStyle="1" w:styleId="xl88">
    <w:name w:val="xl88"/>
    <w:basedOn w:val="Normal"/>
    <w:rsid w:val="005A31C1"/>
    <w:pPr>
      <w:pBdr>
        <w:bottom w:val="single" w:sz="4" w:space="0" w:color="auto"/>
        <w:right w:val="single" w:sz="4" w:space="0" w:color="auto"/>
      </w:pBdr>
      <w:spacing w:before="100" w:beforeAutospacing="1" w:after="100" w:afterAutospacing="1"/>
    </w:pPr>
  </w:style>
  <w:style w:type="paragraph" w:customStyle="1" w:styleId="xl89">
    <w:name w:val="xl89"/>
    <w:basedOn w:val="Normal"/>
    <w:rsid w:val="005A31C1"/>
    <w:pPr>
      <w:pBdr>
        <w:top w:val="single" w:sz="4" w:space="0" w:color="auto"/>
        <w:right w:val="single" w:sz="4" w:space="0" w:color="auto"/>
      </w:pBdr>
      <w:spacing w:before="100" w:beforeAutospacing="1" w:after="100" w:afterAutospacing="1"/>
      <w:jc w:val="right"/>
    </w:pPr>
  </w:style>
  <w:style w:type="paragraph" w:customStyle="1" w:styleId="xl90">
    <w:name w:val="xl90"/>
    <w:basedOn w:val="Normal"/>
    <w:rsid w:val="005A31C1"/>
    <w:pPr>
      <w:pBdr>
        <w:right w:val="single" w:sz="4" w:space="0" w:color="auto"/>
      </w:pBdr>
      <w:spacing w:before="100" w:beforeAutospacing="1" w:after="100" w:afterAutospacing="1"/>
      <w:jc w:val="right"/>
    </w:pPr>
  </w:style>
  <w:style w:type="paragraph" w:customStyle="1" w:styleId="xl91">
    <w:name w:val="xl91"/>
    <w:basedOn w:val="Normal"/>
    <w:rsid w:val="005A31C1"/>
    <w:pPr>
      <w:pBdr>
        <w:bottom w:val="single" w:sz="4" w:space="0" w:color="auto"/>
        <w:right w:val="single" w:sz="4" w:space="0" w:color="auto"/>
      </w:pBdr>
      <w:spacing w:before="100" w:beforeAutospacing="1" w:after="100" w:afterAutospacing="1"/>
      <w:jc w:val="right"/>
    </w:pPr>
  </w:style>
  <w:style w:type="paragraph" w:customStyle="1" w:styleId="xl92">
    <w:name w:val="xl92"/>
    <w:basedOn w:val="Normal"/>
    <w:rsid w:val="005A31C1"/>
    <w:pPr>
      <w:pBdr>
        <w:top w:val="single" w:sz="4" w:space="0" w:color="auto"/>
        <w:left w:val="single" w:sz="4" w:space="0" w:color="auto"/>
      </w:pBdr>
      <w:spacing w:before="100" w:beforeAutospacing="1" w:after="100" w:afterAutospacing="1"/>
      <w:jc w:val="right"/>
    </w:pPr>
  </w:style>
  <w:style w:type="paragraph" w:customStyle="1" w:styleId="xl93">
    <w:name w:val="xl93"/>
    <w:basedOn w:val="Normal"/>
    <w:rsid w:val="005A31C1"/>
    <w:pPr>
      <w:pBdr>
        <w:left w:val="single" w:sz="4" w:space="0" w:color="auto"/>
      </w:pBdr>
      <w:spacing w:before="100" w:beforeAutospacing="1" w:after="100" w:afterAutospacing="1"/>
      <w:jc w:val="right"/>
    </w:pPr>
  </w:style>
  <w:style w:type="paragraph" w:customStyle="1" w:styleId="xl94">
    <w:name w:val="xl94"/>
    <w:basedOn w:val="Normal"/>
    <w:rsid w:val="005A31C1"/>
    <w:pPr>
      <w:pBdr>
        <w:left w:val="single" w:sz="4" w:space="0" w:color="auto"/>
        <w:bottom w:val="single" w:sz="4" w:space="0" w:color="auto"/>
      </w:pBdr>
      <w:spacing w:before="100" w:beforeAutospacing="1" w:after="100" w:afterAutospacing="1"/>
      <w:jc w:val="right"/>
    </w:pPr>
  </w:style>
  <w:style w:type="paragraph" w:customStyle="1" w:styleId="xl95">
    <w:name w:val="xl95"/>
    <w:basedOn w:val="Normal"/>
    <w:rsid w:val="005A31C1"/>
    <w:pPr>
      <w:pBdr>
        <w:top w:val="single" w:sz="4" w:space="0" w:color="auto"/>
      </w:pBdr>
      <w:spacing w:before="100" w:beforeAutospacing="1" w:after="100" w:afterAutospacing="1"/>
      <w:jc w:val="right"/>
    </w:pPr>
  </w:style>
  <w:style w:type="paragraph" w:customStyle="1" w:styleId="xl96">
    <w:name w:val="xl96"/>
    <w:basedOn w:val="Normal"/>
    <w:rsid w:val="005A31C1"/>
    <w:pPr>
      <w:pBdr>
        <w:bottom w:val="single" w:sz="4" w:space="0" w:color="auto"/>
      </w:pBdr>
      <w:spacing w:before="100" w:beforeAutospacing="1" w:after="100" w:afterAutospacing="1"/>
      <w:jc w:val="right"/>
    </w:pPr>
  </w:style>
  <w:style w:type="paragraph" w:customStyle="1" w:styleId="xl97">
    <w:name w:val="xl97"/>
    <w:basedOn w:val="Normal"/>
    <w:rsid w:val="005A31C1"/>
    <w:pPr>
      <w:pBdr>
        <w:left w:val="single" w:sz="4" w:space="0" w:color="auto"/>
        <w:bottom w:val="single" w:sz="4" w:space="0" w:color="auto"/>
      </w:pBdr>
      <w:spacing w:before="100" w:beforeAutospacing="1" w:after="100" w:afterAutospacing="1"/>
      <w:jc w:val="center"/>
    </w:pPr>
  </w:style>
  <w:style w:type="paragraph" w:customStyle="1" w:styleId="xl98">
    <w:name w:val="xl98"/>
    <w:basedOn w:val="Normal"/>
    <w:rsid w:val="005A31C1"/>
    <w:pPr>
      <w:pBdr>
        <w:left w:val="single" w:sz="4" w:space="0" w:color="auto"/>
        <w:bottom w:val="single" w:sz="4" w:space="0" w:color="auto"/>
        <w:right w:val="single" w:sz="4" w:space="0" w:color="auto"/>
      </w:pBdr>
      <w:spacing w:before="100" w:beforeAutospacing="1" w:after="100" w:afterAutospacing="1"/>
      <w:jc w:val="center"/>
    </w:pPr>
  </w:style>
  <w:style w:type="paragraph" w:styleId="NormalWeb">
    <w:name w:val="Normal (Web)"/>
    <w:basedOn w:val="Normal"/>
    <w:uiPriority w:val="99"/>
    <w:unhideWhenUsed/>
    <w:rsid w:val="005A31C1"/>
    <w:pPr>
      <w:spacing w:before="100" w:beforeAutospacing="1" w:after="100" w:afterAutospacing="1"/>
    </w:pPr>
  </w:style>
  <w:style w:type="paragraph" w:styleId="ListParagraph">
    <w:name w:val="List Paragraph"/>
    <w:basedOn w:val="Normal"/>
    <w:uiPriority w:val="34"/>
    <w:qFormat/>
    <w:rsid w:val="005A31C1"/>
    <w:pPr>
      <w:ind w:left="720"/>
      <w:contextualSpacing/>
    </w:pPr>
  </w:style>
  <w:style w:type="paragraph" w:customStyle="1" w:styleId="Default">
    <w:name w:val="Default"/>
    <w:rsid w:val="005A31C1"/>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EndNoteBibliographyTitle">
    <w:name w:val="EndNote Bibliography Title"/>
    <w:basedOn w:val="Normal"/>
    <w:link w:val="EndNoteBibliographyTitleChar"/>
    <w:rsid w:val="005A31C1"/>
    <w:pPr>
      <w:jc w:val="center"/>
    </w:pPr>
    <w:rPr>
      <w:noProof/>
    </w:rPr>
  </w:style>
  <w:style w:type="character" w:customStyle="1" w:styleId="EndNoteBibliographyTitleChar">
    <w:name w:val="EndNote Bibliography Title Char"/>
    <w:basedOn w:val="DefaultParagraphFont"/>
    <w:link w:val="EndNoteBibliographyTitle"/>
    <w:rsid w:val="005A31C1"/>
    <w:rPr>
      <w:rFonts w:ascii="Times New Roman" w:eastAsia="Times New Roman" w:hAnsi="Times New Roman" w:cs="Times New Roman"/>
      <w:noProof/>
      <w:sz w:val="24"/>
      <w:szCs w:val="24"/>
    </w:rPr>
  </w:style>
  <w:style w:type="paragraph" w:customStyle="1" w:styleId="EndNoteBibliography">
    <w:name w:val="EndNote Bibliography"/>
    <w:basedOn w:val="Normal"/>
    <w:link w:val="EndNoteBibliographyChar"/>
    <w:rsid w:val="005A31C1"/>
    <w:rPr>
      <w:noProof/>
    </w:rPr>
  </w:style>
  <w:style w:type="character" w:customStyle="1" w:styleId="EndNoteBibliographyChar">
    <w:name w:val="EndNote Bibliography Char"/>
    <w:basedOn w:val="DefaultParagraphFont"/>
    <w:link w:val="EndNoteBibliography"/>
    <w:rsid w:val="005A31C1"/>
    <w:rPr>
      <w:rFonts w:ascii="Times New Roman" w:eastAsia="Times New Roman" w:hAnsi="Times New Roman" w:cs="Times New Roman"/>
      <w:noProof/>
      <w:sz w:val="24"/>
      <w:szCs w:val="24"/>
    </w:rPr>
  </w:style>
  <w:style w:type="paragraph" w:styleId="BodyText">
    <w:name w:val="Body Text"/>
    <w:basedOn w:val="Normal"/>
    <w:link w:val="BodyTextChar"/>
    <w:uiPriority w:val="1"/>
    <w:qFormat/>
    <w:rsid w:val="009443AF"/>
    <w:pPr>
      <w:widowControl w:val="0"/>
      <w:autoSpaceDE w:val="0"/>
      <w:autoSpaceDN w:val="0"/>
    </w:pPr>
    <w:rPr>
      <w:rFonts w:ascii="Arial" w:eastAsia="Arial" w:hAnsi="Arial" w:cs="Arial"/>
    </w:rPr>
  </w:style>
  <w:style w:type="character" w:customStyle="1" w:styleId="BodyTextChar">
    <w:name w:val="Body Text Char"/>
    <w:basedOn w:val="DefaultParagraphFont"/>
    <w:link w:val="BodyText"/>
    <w:uiPriority w:val="1"/>
    <w:rsid w:val="009443AF"/>
    <w:rPr>
      <w:rFonts w:ascii="Arial" w:eastAsia="Arial" w:hAnsi="Arial" w:cs="Arial"/>
      <w:sz w:val="24"/>
      <w:szCs w:val="24"/>
    </w:rPr>
  </w:style>
  <w:style w:type="character" w:styleId="UnresolvedMention">
    <w:name w:val="Unresolved Mention"/>
    <w:basedOn w:val="DefaultParagraphFont"/>
    <w:uiPriority w:val="99"/>
    <w:semiHidden/>
    <w:unhideWhenUsed/>
    <w:rsid w:val="009E31A1"/>
    <w:rPr>
      <w:color w:val="605E5C"/>
      <w:shd w:val="clear" w:color="auto" w:fill="E1DFDD"/>
    </w:rPr>
  </w:style>
  <w:style w:type="paragraph" w:styleId="Revision">
    <w:name w:val="Revision"/>
    <w:hidden/>
    <w:uiPriority w:val="99"/>
    <w:semiHidden/>
    <w:rsid w:val="0084528A"/>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3.jpeg"/><Relationship Id="rId39" Type="http://schemas.openxmlformats.org/officeDocument/2006/relationships/image" Target="media/image23.png"/><Relationship Id="rId21" Type="http://schemas.openxmlformats.org/officeDocument/2006/relationships/image" Target="media/image7.jpg"/><Relationship Id="rId34" Type="http://schemas.openxmlformats.org/officeDocument/2006/relationships/image" Target="media/image18.jpeg"/><Relationship Id="rId42" Type="http://schemas.openxmlformats.org/officeDocument/2006/relationships/hyperlink" Target="https://oag.ca.gov/sites/all/files/agweb/pdfs/cci/reference/lpdnactg.pdf" TargetMode="External"/><Relationship Id="rId47" Type="http://schemas.openxmlformats.org/officeDocument/2006/relationships/header" Target="header1.xml"/><Relationship Id="rId50" Type="http://schemas.openxmlformats.org/officeDocument/2006/relationships/footer" Target="footer2.xml"/><Relationship Id="rId55" Type="http://schemas.openxmlformats.org/officeDocument/2006/relationships/theme" Target="theme/theme1.xml"/><Relationship Id="rId7" Type="http://schemas.openxmlformats.org/officeDocument/2006/relationships/hyperlink" Target="mailto:david@stoneyforensic.com" TargetMode="External"/><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image" Target="media/image13.emf"/><Relationship Id="rId11" Type="http://schemas.openxmlformats.org/officeDocument/2006/relationships/image" Target="media/image1.jpeg"/><Relationship Id="rId24" Type="http://schemas.openxmlformats.org/officeDocument/2006/relationships/image" Target="media/image11.jpeg"/><Relationship Id="rId32" Type="http://schemas.openxmlformats.org/officeDocument/2006/relationships/image" Target="media/image16.emf"/><Relationship Id="rId37" Type="http://schemas.openxmlformats.org/officeDocument/2006/relationships/image" Target="media/image21.png"/><Relationship Id="rId40" Type="http://schemas.openxmlformats.org/officeDocument/2006/relationships/image" Target="media/image24.emf"/><Relationship Id="rId45" Type="http://schemas.openxmlformats.org/officeDocument/2006/relationships/hyperlink" Target="https://doi.org/10.1093/lpr/mgae006"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david@stoneyforensic.com" TargetMode="External"/><Relationship Id="rId19" Type="http://schemas.openxmlformats.org/officeDocument/2006/relationships/image" Target="media/image9.jpeg"/><Relationship Id="rId31" Type="http://schemas.openxmlformats.org/officeDocument/2006/relationships/image" Target="media/image15.jpeg"/><Relationship Id="rId44" Type="http://schemas.openxmlformats.org/officeDocument/2006/relationships/hyperlink" Target="https://data.mendeley.com/datasets/2hzvncvvpn/1" TargetMode="External"/><Relationship Id="rId52"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mailto:mcuellar@sas.upenn.edu" TargetMode="External"/><Relationship Id="rId14" Type="http://schemas.openxmlformats.org/officeDocument/2006/relationships/image" Target="media/image4.jpeg"/><Relationship Id="rId22" Type="http://schemas.openxmlformats.org/officeDocument/2006/relationships/image" Target="media/image8.jpg"/><Relationship Id="rId27" Type="http://schemas.openxmlformats.org/officeDocument/2006/relationships/image" Target="media/image11.emf"/><Relationship Id="rId30" Type="http://schemas.openxmlformats.org/officeDocument/2006/relationships/image" Target="media/image14.jpeg"/><Relationship Id="rId35" Type="http://schemas.openxmlformats.org/officeDocument/2006/relationships/image" Target="media/image19.emf"/><Relationship Id="rId43" Type="http://schemas.openxmlformats.org/officeDocument/2006/relationships/hyperlink" Target="https://enfsi.eu/wp-content/uploads/2016/09/m1_guideline.pdf" TargetMode="External"/><Relationship Id="rId48" Type="http://schemas.openxmlformats.org/officeDocument/2006/relationships/header" Target="header2.xml"/><Relationship Id="rId8" Type="http://schemas.openxmlformats.org/officeDocument/2006/relationships/hyperlink" Target="mailto:paul@stoneyforensic.com" TargetMode="External"/><Relationship Id="rId51"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jpg"/><Relationship Id="rId25" Type="http://schemas.openxmlformats.org/officeDocument/2006/relationships/image" Target="media/image12.jpeg"/><Relationship Id="rId33" Type="http://schemas.openxmlformats.org/officeDocument/2006/relationships/image" Target="media/image17.emf"/><Relationship Id="rId38" Type="http://schemas.openxmlformats.org/officeDocument/2006/relationships/image" Target="media/image22.png"/><Relationship Id="rId46" Type="http://schemas.openxmlformats.org/officeDocument/2006/relationships/hyperlink" Target="https://doi.org/10.1093/lpr/mgae008" TargetMode="External"/><Relationship Id="rId20" Type="http://schemas.openxmlformats.org/officeDocument/2006/relationships/image" Target="media/image6.tiff"/><Relationship Id="rId41" Type="http://schemas.openxmlformats.org/officeDocument/2006/relationships/image" Target="media/image25.emf"/><Relationship Id="rId54"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g"/><Relationship Id="rId23" Type="http://schemas.openxmlformats.org/officeDocument/2006/relationships/image" Target="media/image10.jpeg"/><Relationship Id="rId28" Type="http://schemas.openxmlformats.org/officeDocument/2006/relationships/image" Target="media/image12.emf"/><Relationship Id="rId36" Type="http://schemas.openxmlformats.org/officeDocument/2006/relationships/image" Target="media/image20.emf"/><Relationship Id="rId4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24</Pages>
  <Words>6154</Words>
  <Characters>35083</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Frederick Stoney</dc:creator>
  <cp:keywords/>
  <dc:description/>
  <cp:lastModifiedBy>Cuellar, Maria</cp:lastModifiedBy>
  <cp:revision>16</cp:revision>
  <dcterms:created xsi:type="dcterms:W3CDTF">2026-04-15T17:52:00Z</dcterms:created>
  <dcterms:modified xsi:type="dcterms:W3CDTF">2026-05-21T17:25:00Z</dcterms:modified>
</cp:coreProperties>
</file>